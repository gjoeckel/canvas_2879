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1D7D" w14:textId="77777777" w:rsidR="00814951" w:rsidRDefault="00814951" w:rsidP="00DF4B7F">
      <w:pPr>
        <w:pStyle w:val="ListParagraph"/>
        <w:sectPr w:rsidR="00814951" w:rsidSect="00814951">
          <w:type w:val="continuous"/>
          <w:pgSz w:w="12240" w:h="15840"/>
          <w:pgMar w:top="720" w:right="1440" w:bottom="720" w:left="1440" w:header="720" w:footer="720" w:gutter="0"/>
          <w:cols w:space="1260"/>
          <w:docGrid w:linePitch="360"/>
        </w:sectPr>
      </w:pPr>
    </w:p>
    <w:p w14:paraId="21950AAF" w14:textId="6F95B43F" w:rsidR="003D3345" w:rsidRPr="00DF4B7F" w:rsidRDefault="3C97E80C" w:rsidP="00DF4B7F">
      <w:pPr>
        <w:pStyle w:val="Heading1"/>
        <w:sectPr w:rsidR="003D3345" w:rsidRPr="00DF4B7F" w:rsidSect="00B758F7">
          <w:type w:val="continuous"/>
          <w:pgSz w:w="12240" w:h="15840"/>
          <w:pgMar w:top="720" w:right="1440" w:bottom="806" w:left="1440" w:header="720" w:footer="720" w:gutter="0"/>
          <w:cols w:num="2" w:space="1260"/>
          <w:docGrid w:linePitch="360"/>
        </w:sectPr>
      </w:pPr>
      <w:r w:rsidRPr="00DF4B7F">
        <w:t>Mount Rushmore</w:t>
      </w:r>
    </w:p>
    <w:p w14:paraId="24016DD9" w14:textId="439B6E51" w:rsidR="003D3345" w:rsidRPr="00DF4B7F" w:rsidRDefault="00BC11A1" w:rsidP="00DF4B7F">
      <w:pPr>
        <w:pStyle w:val="Heading2"/>
      </w:pPr>
      <w:r w:rsidRPr="00DD7542">
        <w:t>History</w:t>
      </w:r>
    </w:p>
    <w:p w14:paraId="43CBC22E" w14:textId="3B263E64" w:rsidR="0071558A" w:rsidRPr="0071558A" w:rsidRDefault="00441387" w:rsidP="00DF4B7F">
      <w:r>
        <w:t xml:space="preserve">The </w:t>
      </w:r>
      <w:r w:rsidR="00BC11A1">
        <w:t xml:space="preserve">Mount Rushmore </w:t>
      </w:r>
      <w:r>
        <w:t>project bega</w:t>
      </w:r>
      <w:r w:rsidR="006468C6">
        <w:t>n in December of 1923 when the state h</w:t>
      </w:r>
      <w:r>
        <w:t xml:space="preserve">istorian of South Dakota suggested a sculpture in the Black Hills. </w:t>
      </w:r>
      <w:r w:rsidR="00EE769F">
        <w:t>In order to create the sculpture</w:t>
      </w:r>
      <w:r>
        <w:t xml:space="preserve"> 820,000,000 pounds of rock </w:t>
      </w:r>
      <w:r w:rsidR="00EE769F">
        <w:t xml:space="preserve">were blasted off the mountainside, the details were carved with drills, and these smaller pieces were removed by hand. </w:t>
      </w:r>
      <w:r w:rsidRPr="00441387">
        <w:t xml:space="preserve">On October 31, 1941, Mount Rushmore National Memorial </w:t>
      </w:r>
      <w:r w:rsidR="00BC11A1">
        <w:t>(</w:t>
      </w:r>
      <w:commentRangeStart w:id="0"/>
      <w:r>
        <w:fldChar w:fldCharType="begin"/>
      </w:r>
      <w:r>
        <w:instrText xml:space="preserve"> HYPERLINK "https://www.nps.gov/moru/index.htm" </w:instrText>
      </w:r>
      <w:r>
        <w:fldChar w:fldCharType="separate"/>
      </w:r>
      <w:r w:rsidR="00BC11A1" w:rsidRPr="00FC58AA">
        <w:rPr>
          <w:rStyle w:val="Hyperlink"/>
        </w:rPr>
        <w:t>https://www.nps.gov/moru/index.htm</w:t>
      </w:r>
      <w:r>
        <w:rPr>
          <w:rStyle w:val="Hyperlink"/>
        </w:rPr>
        <w:fldChar w:fldCharType="end"/>
      </w:r>
      <w:commentRangeEnd w:id="0"/>
      <w:r w:rsidR="00E73F02">
        <w:rPr>
          <w:rStyle w:val="CommentReference"/>
        </w:rPr>
        <w:commentReference w:id="0"/>
      </w:r>
      <w:r w:rsidR="00BC11A1">
        <w:t xml:space="preserve">) </w:t>
      </w:r>
      <w:r w:rsidRPr="00441387">
        <w:t>was declared a completed project.</w:t>
      </w:r>
    </w:p>
    <w:p w14:paraId="60242865" w14:textId="494C03CC" w:rsidR="0071558A" w:rsidRPr="00DD7542" w:rsidRDefault="00020004" w:rsidP="00DF4B7F">
      <w:pPr>
        <w:rPr>
          <w:color w:val="BF1722"/>
          <w:sz w:val="32"/>
          <w:szCs w:val="32"/>
        </w:rPr>
      </w:pPr>
      <w:commentRangeStart w:id="1"/>
      <w:r w:rsidRPr="00DD7542">
        <w:rPr>
          <w:color w:val="BF1722"/>
          <w:sz w:val="32"/>
          <w:szCs w:val="32"/>
        </w:rPr>
        <w:t>Central Figures</w:t>
      </w:r>
      <w:commentRangeEnd w:id="1"/>
      <w:r w:rsidR="000068AC">
        <w:rPr>
          <w:rStyle w:val="CommentReference"/>
        </w:rPr>
        <w:commentReference w:id="1"/>
      </w:r>
    </w:p>
    <w:p w14:paraId="0C606A69" w14:textId="4536AC84" w:rsidR="0071558A" w:rsidRDefault="00184A89" w:rsidP="00DF4B7F">
      <w:r>
        <w:t>The efforts of six</w:t>
      </w:r>
      <w:r w:rsidR="0071558A">
        <w:t xml:space="preserve"> men in particular </w:t>
      </w:r>
      <w:r w:rsidR="00D14097">
        <w:t>we</w:t>
      </w:r>
      <w:r w:rsidR="00EE27F8">
        <w:t>re critical to the vision and the execution of this national memorial. The following table lists them by name, occupation, and role:</w:t>
      </w:r>
    </w:p>
    <w:tbl>
      <w:tblPr>
        <w:tblStyle w:val="GridTable4-Accent1"/>
        <w:tblW w:w="0" w:type="auto"/>
        <w:tblLook w:val="06A0" w:firstRow="1" w:lastRow="0" w:firstColumn="1" w:lastColumn="0" w:noHBand="1" w:noVBand="1"/>
      </w:tblPr>
      <w:tblGrid>
        <w:gridCol w:w="1525"/>
        <w:gridCol w:w="3870"/>
        <w:gridCol w:w="3955"/>
      </w:tblGrid>
      <w:tr w:rsidR="00C552E5" w14:paraId="17B9D53D" w14:textId="77777777" w:rsidTr="00C552E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525" w:type="dxa"/>
            <w:tcBorders>
              <w:right w:val="single" w:sz="4" w:space="0" w:color="FFFFFF" w:themeColor="background1"/>
            </w:tcBorders>
          </w:tcPr>
          <w:p w14:paraId="5045C1B2" w14:textId="63BBC37D" w:rsidR="00C552E5" w:rsidRDefault="00C552E5" w:rsidP="00DF4B7F">
            <w:commentRangeStart w:id="2"/>
            <w:r>
              <w:t>Name</w:t>
            </w:r>
            <w:commentRangeEnd w:id="2"/>
            <w:r>
              <w:rPr>
                <w:rStyle w:val="CommentReference"/>
                <w:b w:val="0"/>
                <w:bCs w:val="0"/>
                <w:color w:val="auto"/>
              </w:rPr>
              <w:commentReference w:id="2"/>
            </w:r>
          </w:p>
        </w:tc>
        <w:tc>
          <w:tcPr>
            <w:tcW w:w="3870" w:type="dxa"/>
            <w:tcBorders>
              <w:left w:val="single" w:sz="4" w:space="0" w:color="FFFFFF" w:themeColor="background1"/>
              <w:right w:val="single" w:sz="4" w:space="0" w:color="FFFFFF" w:themeColor="background1"/>
            </w:tcBorders>
          </w:tcPr>
          <w:p w14:paraId="6D9E5DAA" w14:textId="12A4A8E6" w:rsidR="00C552E5" w:rsidRPr="003726BF" w:rsidRDefault="00C552E5" w:rsidP="00CE1A73">
            <w:pPr>
              <w:jc w:val="center"/>
              <w:cnfStyle w:val="100000000000" w:firstRow="1" w:lastRow="0" w:firstColumn="0" w:lastColumn="0" w:oddVBand="0" w:evenVBand="0" w:oddHBand="0" w:evenHBand="0" w:firstRowFirstColumn="0" w:firstRowLastColumn="0" w:lastRowFirstColumn="0" w:lastRowLastColumn="0"/>
            </w:pPr>
            <w:r>
              <w:t>Occupation</w:t>
            </w:r>
          </w:p>
        </w:tc>
        <w:tc>
          <w:tcPr>
            <w:tcW w:w="3955" w:type="dxa"/>
            <w:tcBorders>
              <w:left w:val="single" w:sz="4" w:space="0" w:color="FFFFFF" w:themeColor="background1"/>
            </w:tcBorders>
          </w:tcPr>
          <w:p w14:paraId="5AB2C845" w14:textId="17BED7D5" w:rsidR="00C552E5" w:rsidRPr="003726BF" w:rsidRDefault="00C552E5" w:rsidP="00CE1A73">
            <w:pPr>
              <w:jc w:val="center"/>
              <w:cnfStyle w:val="100000000000" w:firstRow="1" w:lastRow="0" w:firstColumn="0" w:lastColumn="0" w:oddVBand="0" w:evenVBand="0" w:oddHBand="0" w:evenHBand="0" w:firstRowFirstColumn="0" w:firstRowLastColumn="0" w:lastRowFirstColumn="0" w:lastRowLastColumn="0"/>
              <w:rPr>
                <w:b w:val="0"/>
                <w:bCs w:val="0"/>
              </w:rPr>
            </w:pPr>
            <w:r>
              <w:t>Contributions</w:t>
            </w:r>
            <w:commentRangeStart w:id="3"/>
            <w:commentRangeEnd w:id="3"/>
            <w:r>
              <w:rPr>
                <w:rStyle w:val="CommentReference"/>
                <w:b w:val="0"/>
                <w:bCs w:val="0"/>
                <w:color w:val="auto"/>
              </w:rPr>
              <w:commentReference w:id="3"/>
            </w:r>
          </w:p>
        </w:tc>
      </w:tr>
      <w:tr w:rsidR="00EE27F8" w14:paraId="518A8319" w14:textId="77777777" w:rsidTr="00C552E5">
        <w:tc>
          <w:tcPr>
            <w:cnfStyle w:val="001000000000" w:firstRow="0" w:lastRow="0" w:firstColumn="1" w:lastColumn="0" w:oddVBand="0" w:evenVBand="0" w:oddHBand="0" w:evenHBand="0" w:firstRowFirstColumn="0" w:firstRowLastColumn="0" w:lastRowFirstColumn="0" w:lastRowLastColumn="0"/>
            <w:tcW w:w="1525" w:type="dxa"/>
          </w:tcPr>
          <w:p w14:paraId="4F36344A" w14:textId="1B7C0641" w:rsidR="00EE27F8" w:rsidRPr="00EE27F8" w:rsidRDefault="00EE27F8" w:rsidP="00DF4B7F">
            <w:r w:rsidRPr="00EE27F8">
              <w:t>Doane Robinson</w:t>
            </w:r>
          </w:p>
        </w:tc>
        <w:tc>
          <w:tcPr>
            <w:tcW w:w="3870" w:type="dxa"/>
          </w:tcPr>
          <w:p w14:paraId="6D80DE63" w14:textId="1FCDA5C5" w:rsidR="00EE27F8" w:rsidRDefault="00EE27F8" w:rsidP="00DF4B7F">
            <w:pPr>
              <w:cnfStyle w:val="000000000000" w:firstRow="0" w:lastRow="0" w:firstColumn="0" w:lastColumn="0" w:oddVBand="0" w:evenVBand="0" w:oddHBand="0" w:evenHBand="0" w:firstRowFirstColumn="0" w:firstRowLastColumn="0" w:lastRowFirstColumn="0" w:lastRowLastColumn="0"/>
            </w:pPr>
            <w:r>
              <w:t>State Historian of South Dakota</w:t>
            </w:r>
          </w:p>
        </w:tc>
        <w:tc>
          <w:tcPr>
            <w:tcW w:w="3955" w:type="dxa"/>
          </w:tcPr>
          <w:p w14:paraId="4C1AFC04" w14:textId="715E9AFF" w:rsidR="00EE27F8" w:rsidRDefault="006C14EF"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Conceived</w:t>
            </w:r>
            <w:r w:rsidR="00C57B9E">
              <w:t xml:space="preserve"> of the original idea</w:t>
            </w:r>
          </w:p>
          <w:p w14:paraId="1D462912" w14:textId="295E67A6" w:rsidR="00C57B9E" w:rsidRDefault="00C57B9E"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Invited Borglum to visit and talk over the project</w:t>
            </w:r>
          </w:p>
          <w:p w14:paraId="03E05E33" w14:textId="08ABE180" w:rsidR="00C57B9E" w:rsidRDefault="00C57B9E"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Worked to secure funding to start </w:t>
            </w:r>
            <w:r w:rsidR="00184A89">
              <w:t xml:space="preserve">the </w:t>
            </w:r>
            <w:r>
              <w:t>project</w:t>
            </w:r>
          </w:p>
        </w:tc>
      </w:tr>
      <w:tr w:rsidR="00EE27F8" w14:paraId="0670C99C" w14:textId="77777777" w:rsidTr="00C552E5">
        <w:tc>
          <w:tcPr>
            <w:cnfStyle w:val="001000000000" w:firstRow="0" w:lastRow="0" w:firstColumn="1" w:lastColumn="0" w:oddVBand="0" w:evenVBand="0" w:oddHBand="0" w:evenHBand="0" w:firstRowFirstColumn="0" w:firstRowLastColumn="0" w:lastRowFirstColumn="0" w:lastRowLastColumn="0"/>
            <w:tcW w:w="1525" w:type="dxa"/>
          </w:tcPr>
          <w:p w14:paraId="49D4353E" w14:textId="1FBF2B46" w:rsidR="00EE27F8" w:rsidRDefault="00C57B9E" w:rsidP="00DF4B7F">
            <w:r>
              <w:t>John Boland</w:t>
            </w:r>
          </w:p>
        </w:tc>
        <w:tc>
          <w:tcPr>
            <w:tcW w:w="3870" w:type="dxa"/>
          </w:tcPr>
          <w:p w14:paraId="6D0B5939" w14:textId="20F10994" w:rsidR="00EE27F8" w:rsidRDefault="00184A89" w:rsidP="00DF4B7F">
            <w:pPr>
              <w:cnfStyle w:val="000000000000" w:firstRow="0" w:lastRow="0" w:firstColumn="0" w:lastColumn="0" w:oddVBand="0" w:evenVBand="0" w:oddHBand="0" w:evenHBand="0" w:firstRowFirstColumn="0" w:firstRowLastColumn="0" w:lastRowFirstColumn="0" w:lastRowLastColumn="0"/>
            </w:pPr>
            <w:r>
              <w:t>Mayor of Rapid City; President and General Manager of the project</w:t>
            </w:r>
          </w:p>
        </w:tc>
        <w:tc>
          <w:tcPr>
            <w:tcW w:w="3955" w:type="dxa"/>
          </w:tcPr>
          <w:p w14:paraId="440340FE" w14:textId="16EBD55C" w:rsidR="00EE27F8" w:rsidRDefault="00184A89" w:rsidP="00DF4B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Worked with Robinson to secure the initial funding</w:t>
            </w:r>
          </w:p>
          <w:p w14:paraId="676AC768" w14:textId="7064DE0B" w:rsidR="00184A89" w:rsidRDefault="00184A89" w:rsidP="00DF4B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Maintained adequate funding for the project––even through the Great Depression</w:t>
            </w:r>
          </w:p>
        </w:tc>
      </w:tr>
      <w:tr w:rsidR="00184A89" w14:paraId="3E485910" w14:textId="77777777" w:rsidTr="00C552E5">
        <w:tc>
          <w:tcPr>
            <w:cnfStyle w:val="001000000000" w:firstRow="0" w:lastRow="0" w:firstColumn="1" w:lastColumn="0" w:oddVBand="0" w:evenVBand="0" w:oddHBand="0" w:evenHBand="0" w:firstRowFirstColumn="0" w:firstRowLastColumn="0" w:lastRowFirstColumn="0" w:lastRowLastColumn="0"/>
            <w:tcW w:w="1525" w:type="dxa"/>
          </w:tcPr>
          <w:p w14:paraId="7A9F69DB" w14:textId="788D8B82" w:rsidR="00184A89" w:rsidRDefault="00184A89" w:rsidP="00DF4B7F">
            <w:r>
              <w:t>Gutzon Borglum</w:t>
            </w:r>
          </w:p>
        </w:tc>
        <w:tc>
          <w:tcPr>
            <w:tcW w:w="3870" w:type="dxa"/>
          </w:tcPr>
          <w:p w14:paraId="50ACFEED" w14:textId="3D82BC37" w:rsidR="00184A89" w:rsidRDefault="00020004" w:rsidP="00DF4B7F">
            <w:pPr>
              <w:cnfStyle w:val="000000000000" w:firstRow="0" w:lastRow="0" w:firstColumn="0" w:lastColumn="0" w:oddVBand="0" w:evenVBand="0" w:oddHBand="0" w:evenHBand="0" w:firstRowFirstColumn="0" w:firstRowLastColumn="0" w:lastRowFirstColumn="0" w:lastRowLastColumn="0"/>
            </w:pPr>
            <w:r>
              <w:t>Sculptor</w:t>
            </w:r>
          </w:p>
        </w:tc>
        <w:tc>
          <w:tcPr>
            <w:tcW w:w="3955" w:type="dxa"/>
          </w:tcPr>
          <w:p w14:paraId="0DA8EF54" w14:textId="520FC180" w:rsidR="00184A89"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Oversaw all sculpting operations for the project</w:t>
            </w:r>
          </w:p>
          <w:p w14:paraId="17BCBA6B" w14:textId="77940AD7"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Conducted world tours to raise funds</w:t>
            </w:r>
          </w:p>
        </w:tc>
      </w:tr>
      <w:tr w:rsidR="00020004" w14:paraId="4D0391F2" w14:textId="77777777" w:rsidTr="00C552E5">
        <w:tc>
          <w:tcPr>
            <w:cnfStyle w:val="001000000000" w:firstRow="0" w:lastRow="0" w:firstColumn="1" w:lastColumn="0" w:oddVBand="0" w:evenVBand="0" w:oddHBand="0" w:evenHBand="0" w:firstRowFirstColumn="0" w:firstRowLastColumn="0" w:lastRowFirstColumn="0" w:lastRowLastColumn="0"/>
            <w:tcW w:w="1525" w:type="dxa"/>
          </w:tcPr>
          <w:p w14:paraId="5CBA4605" w14:textId="24F21ECB" w:rsidR="00020004" w:rsidRDefault="00020004" w:rsidP="00DF4B7F">
            <w:r>
              <w:t>Lincoln Borglum</w:t>
            </w:r>
          </w:p>
        </w:tc>
        <w:tc>
          <w:tcPr>
            <w:tcW w:w="3870" w:type="dxa"/>
          </w:tcPr>
          <w:p w14:paraId="711D2300" w14:textId="48B2C7D4" w:rsidR="00020004" w:rsidRDefault="00020004" w:rsidP="00DF4B7F">
            <w:pPr>
              <w:cnfStyle w:val="000000000000" w:firstRow="0" w:lastRow="0" w:firstColumn="0" w:lastColumn="0" w:oddVBand="0" w:evenVBand="0" w:oddHBand="0" w:evenHBand="0" w:firstRowFirstColumn="0" w:firstRowLastColumn="0" w:lastRowFirstColumn="0" w:lastRowLastColumn="0"/>
            </w:pPr>
            <w:r>
              <w:t>Pointer; Chief Pointer; Sculptor</w:t>
            </w:r>
          </w:p>
        </w:tc>
        <w:tc>
          <w:tcPr>
            <w:tcW w:w="3955" w:type="dxa"/>
          </w:tcPr>
          <w:p w14:paraId="11B5A26E" w14:textId="77777777"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Worked for several years without pay in different positions</w:t>
            </w:r>
          </w:p>
          <w:p w14:paraId="05D4BA81" w14:textId="206E7608"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Took over the role of sculptor after his father's death</w:t>
            </w:r>
          </w:p>
        </w:tc>
      </w:tr>
    </w:tbl>
    <w:p w14:paraId="23E7533B" w14:textId="77777777" w:rsidR="00CE1A73" w:rsidRDefault="00CE1A73" w:rsidP="00DF4B7F">
      <w:pPr>
        <w:pStyle w:val="Heading2"/>
      </w:pPr>
    </w:p>
    <w:p w14:paraId="0E87D9BA" w14:textId="77777777" w:rsidR="00CE1A73" w:rsidRDefault="00CE1A73">
      <w:pPr>
        <w:rPr>
          <w:color w:val="BF1722"/>
          <w:sz w:val="32"/>
          <w:szCs w:val="32"/>
        </w:rPr>
      </w:pPr>
      <w:r>
        <w:br w:type="page"/>
      </w:r>
    </w:p>
    <w:p w14:paraId="29839562" w14:textId="7C70CD7B" w:rsidR="0071558A" w:rsidRDefault="0071558A" w:rsidP="00DF4B7F">
      <w:pPr>
        <w:pStyle w:val="Heading2"/>
      </w:pPr>
      <w:r>
        <w:lastRenderedPageBreak/>
        <w:t>The Workers</w:t>
      </w:r>
    </w:p>
    <w:p w14:paraId="471FFD0F" w14:textId="11D6F04B" w:rsidR="003544FB" w:rsidRPr="00DF4B7F" w:rsidRDefault="0071558A" w:rsidP="00DF4B7F">
      <w:r w:rsidRPr="00DF4B7F">
        <w:t>A</w:t>
      </w:r>
      <w:r w:rsidR="00D14097" w:rsidRPr="00DF4B7F">
        <w:t xml:space="preserve">lmost 400 men and women labored </w:t>
      </w:r>
      <w:r w:rsidRPr="00DF4B7F">
        <w:t xml:space="preserve">for fourteen </w:t>
      </w:r>
      <w:r w:rsidR="003544FB" w:rsidRPr="00DF4B7F">
        <w:t>years to create Mount Rushmore.</w:t>
      </w:r>
      <w:r w:rsidR="00441387" w:rsidRPr="00DF4B7F">
        <w:t xml:space="preserve"> </w:t>
      </w:r>
      <w:r w:rsidRPr="00DF4B7F">
        <w:t xml:space="preserve">The laborers worked long hours for low pay, with </w:t>
      </w:r>
      <w:r w:rsidR="00BA31EB" w:rsidRPr="00DF4B7F">
        <w:t>little certainty as to how long he</w:t>
      </w:r>
      <w:r w:rsidR="00D14097" w:rsidRPr="00DF4B7F">
        <w:t xml:space="preserve"> would be employed.</w:t>
      </w:r>
    </w:p>
    <w:p w14:paraId="69022217" w14:textId="44F3B9F1" w:rsidR="003544FB" w:rsidRDefault="003544FB" w:rsidP="00DF4B7F">
      <w:commentRangeStart w:id="4"/>
      <w:r>
        <w:rPr>
          <w:noProof/>
        </w:rPr>
        <w:drawing>
          <wp:inline distT="0" distB="0" distL="0" distR="0" wp14:anchorId="55311CBB" wp14:editId="12EF6E3B">
            <wp:extent cx="4723246" cy="3589867"/>
            <wp:effectExtent l="0" t="0" r="1270" b="4445"/>
            <wp:docPr id="863831000" name="picture" descr="Men in harnesses working on a face on Mount Rush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1000" name="picture" descr="Men in harnesses working on a face on Mount Rushmore."/>
                    <pic:cNvPicPr/>
                  </pic:nvPicPr>
                  <pic:blipFill>
                    <a:blip r:embed="rId11">
                      <a:extLst>
                        <a:ext uri="{28A0092B-C50C-407E-A947-70E740481C1C}">
                          <a14:useLocalDpi xmlns:a14="http://schemas.microsoft.com/office/drawing/2010/main" val="0"/>
                        </a:ext>
                      </a:extLst>
                    </a:blip>
                    <a:stretch>
                      <a:fillRect/>
                    </a:stretch>
                  </pic:blipFill>
                  <pic:spPr>
                    <a:xfrm>
                      <a:off x="0" y="0"/>
                      <a:ext cx="4723246" cy="3589867"/>
                    </a:xfrm>
                    <a:prstGeom prst="rect">
                      <a:avLst/>
                    </a:prstGeom>
                  </pic:spPr>
                </pic:pic>
              </a:graphicData>
            </a:graphic>
          </wp:inline>
        </w:drawing>
      </w:r>
      <w:commentRangeEnd w:id="4"/>
      <w:r w:rsidR="00B44B6E">
        <w:rPr>
          <w:rStyle w:val="CommentReference"/>
        </w:rPr>
        <w:commentReference w:id="4"/>
      </w:r>
    </w:p>
    <w:p w14:paraId="7BF53DBA" w14:textId="5830A93F" w:rsidR="00D97487" w:rsidRPr="0071558A" w:rsidRDefault="0071558A" w:rsidP="00DF4B7F">
      <w:r>
        <w:t>Despite dange</w:t>
      </w:r>
      <w:r w:rsidR="008138A3">
        <w:t xml:space="preserve">rous and harsh conditions, </w:t>
      </w:r>
      <w:r w:rsidR="00893B83">
        <w:t xml:space="preserve">there </w:t>
      </w:r>
      <w:r>
        <w:t>were no fatalities during the carving work.</w:t>
      </w:r>
      <w:r w:rsidR="00D97487">
        <w:t xml:space="preserve"> </w:t>
      </w:r>
      <w:r w:rsidR="00D97487">
        <w:tab/>
      </w:r>
    </w:p>
    <w:p w14:paraId="20C5C279" w14:textId="0567E4BB" w:rsidR="0071558A" w:rsidRPr="00BE7A5C" w:rsidRDefault="0071558A" w:rsidP="00DF4B7F">
      <w:pPr>
        <w:pStyle w:val="Heading2"/>
      </w:pPr>
      <w:r w:rsidRPr="00BE7A5C">
        <w:t>The Presidents</w:t>
      </w:r>
    </w:p>
    <w:p w14:paraId="7B27893D" w14:textId="3708C5EA" w:rsidR="00C33CE1" w:rsidRPr="000E1651" w:rsidRDefault="22454A12" w:rsidP="00DF4B7F">
      <w:pPr>
        <w:pStyle w:val="Heading3"/>
        <w:rPr>
          <w:rFonts w:ascii="Monotype Corsiva" w:hAnsi="Monotype Corsiva"/>
        </w:rPr>
      </w:pPr>
      <w:commentRangeStart w:id="5"/>
      <w:r w:rsidRPr="000E1651">
        <w:rPr>
          <w:rFonts w:ascii="Monotype Corsiva" w:hAnsi="Monotype Corsiva"/>
        </w:rPr>
        <w:t xml:space="preserve">There </w:t>
      </w:r>
      <w:commentRangeEnd w:id="5"/>
      <w:r w:rsidR="00E85170">
        <w:rPr>
          <w:rStyle w:val="CommentReference"/>
          <w:rFonts w:eastAsiaTheme="minorEastAsia" w:cstheme="minorHAnsi"/>
          <w:color w:val="auto"/>
        </w:rPr>
        <w:commentReference w:id="5"/>
      </w:r>
      <w:r w:rsidRPr="000E1651">
        <w:rPr>
          <w:rFonts w:ascii="Monotype Corsiva" w:hAnsi="Monotype Corsiva"/>
        </w:rPr>
        <w:t>are four U.S. presidents featured in the memorial. Borglum chose these four presidents because they represented the most important events in the history of the United States. From left to right the presidents are Washington, Jefferson, Roosevelt, and Lincoln. Below are pictures of each president with a link to a Wikipedia page about him.</w:t>
      </w:r>
    </w:p>
    <w:p w14:paraId="104AAFA7" w14:textId="34BA2F8E" w:rsidR="000705A0" w:rsidRDefault="00E85170" w:rsidP="00DF4B7F">
      <w:pPr>
        <w:pStyle w:val="Heading3"/>
      </w:pPr>
      <w:commentRangeStart w:id="6"/>
      <w:commentRangeEnd w:id="6"/>
      <w:r>
        <w:rPr>
          <w:rStyle w:val="CommentReference"/>
          <w:rFonts w:eastAsiaTheme="minorEastAsia" w:cstheme="minorHAnsi"/>
          <w:color w:val="auto"/>
        </w:rPr>
        <w:commentReference w:id="6"/>
      </w:r>
      <w:r w:rsidR="000705A0">
        <w:t>George Washington</w:t>
      </w:r>
    </w:p>
    <w:p w14:paraId="3EA8DDAA" w14:textId="2B5BD753" w:rsidR="00E85170" w:rsidRPr="00E85170" w:rsidRDefault="00E85170" w:rsidP="00E85170">
      <w:r>
        <w:rPr>
          <w:noProof/>
        </w:rPr>
        <w:drawing>
          <wp:inline distT="0" distB="0" distL="0" distR="0" wp14:anchorId="7D606390" wp14:editId="75D89866">
            <wp:extent cx="914400" cy="1188720"/>
            <wp:effectExtent l="0" t="0" r="0" b="0"/>
            <wp:docPr id="1" name="Picture 1" descr="George Washington Wikipedia article.">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Washington">
                      <a:hlinkClick r:id="rId12"/>
                    </pic:cNvPr>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914400" cy="1188720"/>
                    </a:xfrm>
                    <a:prstGeom prst="rect">
                      <a:avLst/>
                    </a:prstGeom>
                    <a:ln>
                      <a:noFill/>
                    </a:ln>
                    <a:extLst>
                      <a:ext uri="{53640926-AAD7-44D8-BBD7-CCE9431645EC}">
                        <a14:shadowObscured xmlns:a14="http://schemas.microsoft.com/office/drawing/2010/main"/>
                      </a:ext>
                    </a:extLst>
                  </pic:spPr>
                </pic:pic>
              </a:graphicData>
            </a:graphic>
          </wp:inline>
        </w:drawing>
      </w:r>
    </w:p>
    <w:p w14:paraId="7F2B3EF9" w14:textId="7662ED36" w:rsidR="000705A0" w:rsidRPr="00DD54E0" w:rsidRDefault="000705A0" w:rsidP="00DF4B7F">
      <w:r w:rsidRPr="00DD54E0">
        <w:lastRenderedPageBreak/>
        <w:t xml:space="preserve">George Washington led the colonists to victory in the American Revolutionary War. He </w:t>
      </w:r>
      <w:r w:rsidR="00BA31EB">
        <w:t>was</w:t>
      </w:r>
      <w:r w:rsidRPr="00DD54E0">
        <w:t xml:space="preserve"> the first president of the new </w:t>
      </w:r>
      <w:r w:rsidR="007F3A05" w:rsidRPr="00DD54E0">
        <w:t>country and</w:t>
      </w:r>
      <w:r w:rsidRPr="00DD54E0">
        <w:t xml:space="preserve"> is often referred to by Americans as "The Father of our country".</w:t>
      </w:r>
      <w:r w:rsidR="00BA31EB">
        <w:t xml:space="preserve"> Washington’s face </w:t>
      </w:r>
      <w:commentRangeStart w:id="7"/>
      <w:r w:rsidR="00E85170">
        <w:t>was</w:t>
      </w:r>
      <w:commentRangeEnd w:id="7"/>
      <w:r w:rsidR="00E85170">
        <w:rPr>
          <w:rStyle w:val="CommentReference"/>
        </w:rPr>
        <w:commentReference w:id="7"/>
      </w:r>
      <w:r w:rsidR="00E637A0" w:rsidRPr="00DD54E0">
        <w:t xml:space="preserve"> completed in 1934.</w:t>
      </w:r>
      <w:r w:rsidR="00F623E3">
        <w:br/>
      </w:r>
    </w:p>
    <w:p w14:paraId="6AFCF368" w14:textId="430AC53E" w:rsidR="000705A0" w:rsidRDefault="000705A0" w:rsidP="00DF4B7F">
      <w:pPr>
        <w:pStyle w:val="Heading3"/>
      </w:pPr>
      <w:r w:rsidRPr="00423AA2">
        <w:t>Thomas Jefferson</w:t>
      </w:r>
    </w:p>
    <w:p w14:paraId="3072C8CE" w14:textId="1D2FFD05" w:rsidR="00E85170" w:rsidRPr="00E85170" w:rsidRDefault="00E85170" w:rsidP="00E85170">
      <w:ins w:id="8" w:author="Author">
        <w:r w:rsidRPr="00793ADA">
          <w:rPr>
            <w:noProof/>
          </w:rPr>
          <w:drawing>
            <wp:inline distT="0" distB="0" distL="0" distR="0" wp14:anchorId="550A5D31" wp14:editId="09A604DF">
              <wp:extent cx="914400" cy="1188720"/>
              <wp:effectExtent l="0" t="0" r="0" b="0"/>
              <wp:docPr id="3" name="Picture 3" descr="Thomas Jefferson Wikipedia article.">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Jefferson">
                        <a:hlinkClick r:id="rId14"/>
                      </pic:cNvPr>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914400" cy="1188720"/>
                      </a:xfrm>
                      <a:prstGeom prst="rect">
                        <a:avLst/>
                      </a:prstGeom>
                      <a:ln>
                        <a:noFill/>
                      </a:ln>
                      <a:extLst>
                        <a:ext uri="{53640926-AAD7-44D8-BBD7-CCE9431645EC}">
                          <a14:shadowObscured xmlns:a14="http://schemas.microsoft.com/office/drawing/2010/main"/>
                        </a:ext>
                      </a:extLst>
                    </pic:spPr>
                  </pic:pic>
                </a:graphicData>
              </a:graphic>
            </wp:inline>
          </w:drawing>
        </w:r>
      </w:ins>
    </w:p>
    <w:p w14:paraId="391BDFA7" w14:textId="244A3918" w:rsidR="000705A0" w:rsidRPr="00DD54E0" w:rsidRDefault="000705A0" w:rsidP="00DF4B7F">
      <w:r w:rsidRPr="00DD54E0">
        <w:t xml:space="preserve">Thomas </w:t>
      </w:r>
      <w:commentRangeStart w:id="9"/>
      <w:r w:rsidRPr="00DD54E0">
        <w:t>Jeferson</w:t>
      </w:r>
      <w:commentRangeEnd w:id="9"/>
      <w:r w:rsidR="009C5DC8">
        <w:rPr>
          <w:rStyle w:val="CommentReference"/>
        </w:rPr>
        <w:commentReference w:id="9"/>
      </w:r>
      <w:r w:rsidRPr="00DD54E0">
        <w:t xml:space="preserve"> was the primary author of the Declaration of Independence. He also purchased the </w:t>
      </w:r>
      <w:r w:rsidR="00F80750" w:rsidRPr="00DD54E0">
        <w:t>L</w:t>
      </w:r>
      <w:r w:rsidR="00F80750">
        <w:t>ouisia</w:t>
      </w:r>
      <w:r w:rsidR="00F80750" w:rsidRPr="00DD54E0">
        <w:t>na</w:t>
      </w:r>
      <w:r w:rsidRPr="00DD54E0">
        <w:t xml:space="preserve"> Territory while serving as the third president of the United States, which doubled the size of the country.</w:t>
      </w:r>
      <w:r w:rsidR="00E637A0" w:rsidRPr="00DD54E0">
        <w:t xml:space="preserve"> Jefferson’s face was completed in 1936.</w:t>
      </w:r>
      <w:r w:rsidR="00F623E3">
        <w:br/>
      </w:r>
    </w:p>
    <w:p w14:paraId="3F418678" w14:textId="7B0FFF82" w:rsidR="000705A0" w:rsidRDefault="000705A0" w:rsidP="00DF4B7F">
      <w:pPr>
        <w:pStyle w:val="Heading3"/>
      </w:pPr>
      <w:r>
        <w:t>Theodore Roosevelt</w:t>
      </w:r>
    </w:p>
    <w:p w14:paraId="741771C7" w14:textId="0C96C651" w:rsidR="00E85170" w:rsidRPr="00E85170" w:rsidRDefault="00E85170" w:rsidP="00E85170">
      <w:commentRangeStart w:id="10"/>
      <w:r>
        <w:rPr>
          <w:noProof/>
        </w:rPr>
        <w:drawing>
          <wp:inline distT="0" distB="0" distL="0" distR="0" wp14:anchorId="0F42CA86" wp14:editId="25755DB8">
            <wp:extent cx="914400" cy="1188720"/>
            <wp:effectExtent l="0" t="0" r="0" b="0"/>
            <wp:docPr id="7" name="Picture 7" descr="Theodore Roosevelt Wikipedia artic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Theodore Roosevelt Wikipedia articl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4400" cy="1188720"/>
                    </a:xfrm>
                    <a:prstGeom prst="rect">
                      <a:avLst/>
                    </a:prstGeom>
                  </pic:spPr>
                </pic:pic>
              </a:graphicData>
            </a:graphic>
          </wp:inline>
        </w:drawing>
      </w:r>
      <w:commentRangeEnd w:id="10"/>
      <w:r w:rsidR="009C5DC8">
        <w:rPr>
          <w:rStyle w:val="CommentReference"/>
        </w:rPr>
        <w:commentReference w:id="10"/>
      </w:r>
    </w:p>
    <w:p w14:paraId="7D5FD39E" w14:textId="15CB65B0" w:rsidR="000705A0" w:rsidRPr="00DD54E0" w:rsidRDefault="000705A0" w:rsidP="00DF4B7F">
      <w:r w:rsidRPr="00DD54E0">
        <w:t>As the 26</w:t>
      </w:r>
      <w:r w:rsidRPr="00DF4B7F">
        <w:t>th</w:t>
      </w:r>
      <w:r w:rsidRPr="00DD54E0">
        <w:t xml:space="preserve"> president, Theodore Roosevelt </w:t>
      </w:r>
      <w:r w:rsidR="00FA3CF6" w:rsidRPr="00DD54E0">
        <w:t xml:space="preserve">was instrumental in negotiating the construction of the Panama Canal. He also worked to end large corporate </w:t>
      </w:r>
      <w:r w:rsidR="007F3A05" w:rsidRPr="00DD54E0">
        <w:t>monopolies and</w:t>
      </w:r>
      <w:r w:rsidR="00FA3CF6" w:rsidRPr="00DD54E0">
        <w:t xml:space="preserve"> ensure the rights of the common working man.</w:t>
      </w:r>
      <w:r w:rsidR="00E637A0" w:rsidRPr="00DD54E0">
        <w:t xml:space="preserve"> Roosevelt’s face was completed in 1939.</w:t>
      </w:r>
      <w:r w:rsidR="00F623E3">
        <w:br/>
      </w:r>
    </w:p>
    <w:p w14:paraId="0A3E4E4E" w14:textId="4DF571E6" w:rsidR="000705A0" w:rsidRDefault="000705A0" w:rsidP="00DF4B7F">
      <w:pPr>
        <w:pStyle w:val="Heading3"/>
      </w:pPr>
      <w:r>
        <w:t>Abraham Lincoln</w:t>
      </w:r>
    </w:p>
    <w:p w14:paraId="62100B51" w14:textId="65D03A48" w:rsidR="00E85170" w:rsidRPr="00E85170" w:rsidRDefault="00E85170" w:rsidP="00E85170">
      <w:r w:rsidRPr="00DF4B7F">
        <w:rPr>
          <w:noProof/>
        </w:rPr>
        <w:drawing>
          <wp:inline distT="0" distB="0" distL="0" distR="0" wp14:anchorId="0058BBD8" wp14:editId="672AFF38">
            <wp:extent cx="914400" cy="1206500"/>
            <wp:effectExtent l="0" t="0" r="0" b="0"/>
            <wp:docPr id="8" name="Picture 8" descr="Abraham Lincoln Wikipedia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igher-resolution image of Lincol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1206500"/>
                    </a:xfrm>
                    <a:prstGeom prst="rect">
                      <a:avLst/>
                    </a:prstGeom>
                  </pic:spPr>
                </pic:pic>
              </a:graphicData>
            </a:graphic>
          </wp:inline>
        </w:drawing>
      </w:r>
    </w:p>
    <w:p w14:paraId="496ED38A" w14:textId="2263DC6C" w:rsidR="00BA2661" w:rsidRPr="0030292C" w:rsidRDefault="00FA3CF6">
      <w:r w:rsidRPr="00E637A0">
        <w:t>Abraham Lincoln was the 16</w:t>
      </w:r>
      <w:r w:rsidRPr="00DF4B7F">
        <w:t>th</w:t>
      </w:r>
      <w:r w:rsidRPr="00E637A0">
        <w:t xml:space="preserve"> president of the United States during the country's greatest trial––the Civil War. He believed his most sacred duty was to "preserve the Union", and he worked tirelessly to abolish slavery.</w:t>
      </w:r>
      <w:r w:rsidR="00E637A0" w:rsidRPr="00E637A0">
        <w:t xml:space="preserve"> Lincoln’s face was completed in 1937.</w:t>
      </w:r>
    </w:p>
    <w:p w14:paraId="5724BD51" w14:textId="057A8C8E" w:rsidR="005F1360" w:rsidRPr="003726BF" w:rsidRDefault="0071558A" w:rsidP="00DF4B7F">
      <w:pPr>
        <w:pStyle w:val="Heading2"/>
        <w:sectPr w:rsidR="005F1360" w:rsidRPr="003726BF" w:rsidSect="005F1360">
          <w:type w:val="continuous"/>
          <w:pgSz w:w="12240" w:h="15840"/>
          <w:pgMar w:top="720" w:right="1440" w:bottom="720" w:left="1440" w:header="720" w:footer="720" w:gutter="0"/>
          <w:cols w:space="720"/>
          <w:docGrid w:linePitch="360"/>
        </w:sectPr>
      </w:pPr>
      <w:r w:rsidRPr="003726BF">
        <w:lastRenderedPageBreak/>
        <w:t>Today's Vis</w:t>
      </w:r>
      <w:r w:rsidR="003726BF" w:rsidRPr="003726BF">
        <w:t>i</w:t>
      </w:r>
      <w:r w:rsidRPr="003726BF">
        <w:t>tors</w:t>
      </w:r>
    </w:p>
    <w:p w14:paraId="0644AEA3" w14:textId="6C42EF5C" w:rsidR="00C450BC" w:rsidRDefault="00E637A0" w:rsidP="00DF4B7F">
      <w:r>
        <w:t>The park is open seven days a week––all year––</w:t>
      </w:r>
      <w:r w:rsidR="00FC4076">
        <w:t>except for</w:t>
      </w:r>
      <w:r>
        <w:t xml:space="preserve"> December 25. </w:t>
      </w:r>
      <w:r w:rsidR="009B4801">
        <w:t>Over two million people visit the park each year.</w:t>
      </w:r>
    </w:p>
    <w:p w14:paraId="7B600496" w14:textId="01FD3743" w:rsidR="009B4801" w:rsidRPr="00373109" w:rsidRDefault="001258A2" w:rsidP="00CE1A73">
      <w:pPr>
        <w:pStyle w:val="Heading4"/>
      </w:pPr>
      <w:commentRangeStart w:id="11"/>
      <w:r>
        <w:t>Park Attendance</w:t>
      </w:r>
      <w:commentRangeEnd w:id="11"/>
      <w:r w:rsidR="0030292C">
        <w:rPr>
          <w:rStyle w:val="CommentReference"/>
          <w:rFonts w:eastAsiaTheme="minorEastAsia" w:cstheme="minorHAnsi"/>
          <w:b w:val="0"/>
          <w:color w:val="auto"/>
        </w:rPr>
        <w:commentReference w:id="11"/>
      </w:r>
    </w:p>
    <w:p w14:paraId="20F695F4" w14:textId="22425D42" w:rsidR="002D4827" w:rsidRPr="006D1A92" w:rsidRDefault="00E60B18" w:rsidP="00DF4B7F">
      <w:pPr>
        <w:pStyle w:val="Heading4"/>
      </w:pPr>
      <w:commentRangeStart w:id="12"/>
      <w:r>
        <w:rPr>
          <w:noProof/>
        </w:rPr>
        <w:drawing>
          <wp:inline distT="0" distB="0" distL="0" distR="0" wp14:anchorId="299CD7C7" wp14:editId="3C1C3953">
            <wp:extent cx="4635500" cy="2037715"/>
            <wp:effectExtent l="0" t="0" r="12700" b="6985"/>
            <wp:docPr id="15" name="Chart 15" descr="Bar chart of attendance 2010 - 2016.">
              <a:extLst xmlns:a="http://schemas.openxmlformats.org/drawingml/2006/main">
                <a:ext uri="{FF2B5EF4-FFF2-40B4-BE49-F238E27FC236}">
                  <a16:creationId xmlns:a16="http://schemas.microsoft.com/office/drawing/2014/main" id="{E5E13888-91E8-8642-A7F3-A24E285D1F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commentRangeEnd w:id="12"/>
      <w:r w:rsidR="00E13C16">
        <w:rPr>
          <w:rStyle w:val="CommentReference"/>
          <w:rFonts w:eastAsiaTheme="minorEastAsia" w:cstheme="minorHAnsi"/>
          <w:b w:val="0"/>
          <w:color w:val="auto"/>
        </w:rPr>
        <w:commentReference w:id="12"/>
      </w:r>
    </w:p>
    <w:tbl>
      <w:tblPr>
        <w:tblStyle w:val="GridTable1Light"/>
        <w:tblW w:w="0" w:type="auto"/>
        <w:tblLook w:val="06A0" w:firstRow="1" w:lastRow="0" w:firstColumn="1" w:lastColumn="0" w:noHBand="1" w:noVBand="1"/>
      </w:tblPr>
      <w:tblGrid>
        <w:gridCol w:w="1705"/>
        <w:gridCol w:w="1890"/>
      </w:tblGrid>
      <w:tr w:rsidR="002D4827" w14:paraId="7A4E59F7" w14:textId="77777777" w:rsidTr="0020796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05" w:type="dxa"/>
          </w:tcPr>
          <w:p w14:paraId="713FCFFC" w14:textId="541D9265" w:rsidR="002D4827" w:rsidRPr="00DF4B7F" w:rsidRDefault="002D4827" w:rsidP="00DF4B7F">
            <w:commentRangeStart w:id="13"/>
            <w:r w:rsidRPr="00DF4B7F">
              <w:t>Year</w:t>
            </w:r>
            <w:commentRangeEnd w:id="13"/>
            <w:r w:rsidR="001968AC">
              <w:rPr>
                <w:rStyle w:val="CommentReference"/>
                <w:b w:val="0"/>
                <w:bCs w:val="0"/>
              </w:rPr>
              <w:commentReference w:id="13"/>
            </w:r>
          </w:p>
        </w:tc>
        <w:tc>
          <w:tcPr>
            <w:tcW w:w="1890" w:type="dxa"/>
          </w:tcPr>
          <w:p w14:paraId="381AE19F" w14:textId="521A86F5" w:rsidR="002D4827" w:rsidRPr="006D1A92" w:rsidRDefault="002D4827" w:rsidP="00DF4B7F">
            <w:pPr>
              <w:cnfStyle w:val="100000000000" w:firstRow="1" w:lastRow="0" w:firstColumn="0" w:lastColumn="0" w:oddVBand="0" w:evenVBand="0" w:oddHBand="0" w:evenHBand="0" w:firstRowFirstColumn="0" w:firstRowLastColumn="0" w:lastRowFirstColumn="0" w:lastRowLastColumn="0"/>
            </w:pPr>
            <w:r w:rsidRPr="006D1A92">
              <w:t>Visitors</w:t>
            </w:r>
          </w:p>
        </w:tc>
      </w:tr>
      <w:tr w:rsidR="002D4827" w:rsidRPr="00F73B63" w14:paraId="35BE1398"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2ADE4454" w14:textId="7FDFD355" w:rsidR="002D4827" w:rsidRPr="00DF4B7F" w:rsidRDefault="002D4827" w:rsidP="00DF4B7F">
            <w:r w:rsidRPr="00DF4B7F">
              <w:t>2010</w:t>
            </w:r>
          </w:p>
        </w:tc>
        <w:tc>
          <w:tcPr>
            <w:tcW w:w="1890" w:type="dxa"/>
          </w:tcPr>
          <w:p w14:paraId="2BF01E10" w14:textId="48BB577E" w:rsidR="002D4827" w:rsidRDefault="002D4827" w:rsidP="00DF4B7F">
            <w:pPr>
              <w:cnfStyle w:val="000000000000" w:firstRow="0" w:lastRow="0" w:firstColumn="0" w:lastColumn="0" w:oddVBand="0" w:evenVBand="0" w:oddHBand="0" w:evenHBand="0" w:firstRowFirstColumn="0" w:firstRowLastColumn="0" w:lastRowFirstColumn="0" w:lastRowLastColumn="0"/>
            </w:pPr>
            <w:r>
              <w:t>2,331,237</w:t>
            </w:r>
          </w:p>
        </w:tc>
      </w:tr>
      <w:tr w:rsidR="002D4827" w14:paraId="321BEEFF"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58028882" w14:textId="5618611A" w:rsidR="002D4827" w:rsidRPr="00DF4B7F" w:rsidRDefault="002D4827" w:rsidP="00DF4B7F">
            <w:r w:rsidRPr="00DF4B7F">
              <w:t>2011</w:t>
            </w:r>
          </w:p>
        </w:tc>
        <w:tc>
          <w:tcPr>
            <w:tcW w:w="1890" w:type="dxa"/>
          </w:tcPr>
          <w:p w14:paraId="743BB858" w14:textId="65875FD6" w:rsidR="002D4827" w:rsidRDefault="002D4827" w:rsidP="00DF4B7F">
            <w:pPr>
              <w:cnfStyle w:val="000000000000" w:firstRow="0" w:lastRow="0" w:firstColumn="0" w:lastColumn="0" w:oddVBand="0" w:evenVBand="0" w:oddHBand="0" w:evenHBand="0" w:firstRowFirstColumn="0" w:firstRowLastColumn="0" w:lastRowFirstColumn="0" w:lastRowLastColumn="0"/>
            </w:pPr>
            <w:r>
              <w:t>2,081,722</w:t>
            </w:r>
          </w:p>
        </w:tc>
      </w:tr>
      <w:tr w:rsidR="002D4827" w14:paraId="1D7CEA5F"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74AC7D2F" w14:textId="1574710F" w:rsidR="002D4827" w:rsidRPr="00DF4B7F" w:rsidRDefault="002D4827" w:rsidP="00DF4B7F">
            <w:r w:rsidRPr="00DF4B7F">
              <w:t>2012</w:t>
            </w:r>
          </w:p>
        </w:tc>
        <w:tc>
          <w:tcPr>
            <w:tcW w:w="1890" w:type="dxa"/>
          </w:tcPr>
          <w:p w14:paraId="184B5808" w14:textId="0771E7B6" w:rsidR="002D4827" w:rsidRDefault="002D4827" w:rsidP="00DF4B7F">
            <w:pPr>
              <w:cnfStyle w:val="000000000000" w:firstRow="0" w:lastRow="0" w:firstColumn="0" w:lastColumn="0" w:oddVBand="0" w:evenVBand="0" w:oddHBand="0" w:evenHBand="0" w:firstRowFirstColumn="0" w:firstRowLastColumn="0" w:lastRowFirstColumn="0" w:lastRowLastColumn="0"/>
            </w:pPr>
            <w:r>
              <w:t>2,185,447</w:t>
            </w:r>
          </w:p>
        </w:tc>
      </w:tr>
      <w:tr w:rsidR="002D4827" w14:paraId="69D243F4"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5C381294" w14:textId="2F2205EC" w:rsidR="002D4827" w:rsidRPr="00DF4B7F" w:rsidRDefault="002D4827" w:rsidP="00DF4B7F">
            <w:r w:rsidRPr="00DF4B7F">
              <w:t>2013</w:t>
            </w:r>
          </w:p>
        </w:tc>
        <w:tc>
          <w:tcPr>
            <w:tcW w:w="1890" w:type="dxa"/>
          </w:tcPr>
          <w:p w14:paraId="6E2DB053" w14:textId="37D2D7EE" w:rsidR="002D4827" w:rsidRDefault="002D4827" w:rsidP="00DF4B7F">
            <w:pPr>
              <w:cnfStyle w:val="000000000000" w:firstRow="0" w:lastRow="0" w:firstColumn="0" w:lastColumn="0" w:oddVBand="0" w:evenVBand="0" w:oddHBand="0" w:evenHBand="0" w:firstRowFirstColumn="0" w:firstRowLastColumn="0" w:lastRowFirstColumn="0" w:lastRowLastColumn="0"/>
            </w:pPr>
            <w:r>
              <w:t>2,162,998</w:t>
            </w:r>
          </w:p>
        </w:tc>
      </w:tr>
      <w:tr w:rsidR="002D4827" w14:paraId="0F967888"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4285E5BF" w14:textId="4749EE6C" w:rsidR="002D4827" w:rsidRPr="00DF4B7F" w:rsidRDefault="002D4827" w:rsidP="00DF4B7F">
            <w:r w:rsidRPr="00DF4B7F">
              <w:t>2014</w:t>
            </w:r>
          </w:p>
        </w:tc>
        <w:tc>
          <w:tcPr>
            <w:tcW w:w="1890" w:type="dxa"/>
          </w:tcPr>
          <w:p w14:paraId="25CB9EC3" w14:textId="2EB2A2BF" w:rsidR="002D4827" w:rsidRDefault="002D4827" w:rsidP="00DF4B7F">
            <w:pPr>
              <w:cnfStyle w:val="000000000000" w:firstRow="0" w:lastRow="0" w:firstColumn="0" w:lastColumn="0" w:oddVBand="0" w:evenVBand="0" w:oddHBand="0" w:evenHBand="0" w:firstRowFirstColumn="0" w:firstRowLastColumn="0" w:lastRowFirstColumn="0" w:lastRowLastColumn="0"/>
            </w:pPr>
            <w:r>
              <w:t>2,144,808</w:t>
            </w:r>
          </w:p>
        </w:tc>
      </w:tr>
      <w:tr w:rsidR="002D4827" w14:paraId="4B36E698"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1A9ABD25" w14:textId="7A4C8E35" w:rsidR="002D4827" w:rsidRPr="00DF4B7F" w:rsidRDefault="002D4827" w:rsidP="00DF4B7F">
            <w:r w:rsidRPr="00DF4B7F">
              <w:t>2015</w:t>
            </w:r>
          </w:p>
        </w:tc>
        <w:tc>
          <w:tcPr>
            <w:tcW w:w="1890" w:type="dxa"/>
          </w:tcPr>
          <w:p w14:paraId="3D56EFB6" w14:textId="161A58B3" w:rsidR="002D4827" w:rsidRDefault="002D4827" w:rsidP="00DF4B7F">
            <w:pPr>
              <w:cnfStyle w:val="000000000000" w:firstRow="0" w:lastRow="0" w:firstColumn="0" w:lastColumn="0" w:oddVBand="0" w:evenVBand="0" w:oddHBand="0" w:evenHBand="0" w:firstRowFirstColumn="0" w:firstRowLastColumn="0" w:lastRowFirstColumn="0" w:lastRowLastColumn="0"/>
            </w:pPr>
            <w:r>
              <w:t>2,434,297</w:t>
            </w:r>
          </w:p>
        </w:tc>
      </w:tr>
      <w:tr w:rsidR="002D4827" w14:paraId="57CEB0ED" w14:textId="77777777" w:rsidTr="00207968">
        <w:trPr>
          <w:trHeight w:val="432"/>
        </w:trPr>
        <w:tc>
          <w:tcPr>
            <w:cnfStyle w:val="001000000000" w:firstRow="0" w:lastRow="0" w:firstColumn="1" w:lastColumn="0" w:oddVBand="0" w:evenVBand="0" w:oddHBand="0" w:evenHBand="0" w:firstRowFirstColumn="0" w:firstRowLastColumn="0" w:lastRowFirstColumn="0" w:lastRowLastColumn="0"/>
            <w:tcW w:w="1705" w:type="dxa"/>
          </w:tcPr>
          <w:p w14:paraId="14392804" w14:textId="65F87373" w:rsidR="002D4827" w:rsidRPr="00DF4B7F" w:rsidRDefault="002D4827" w:rsidP="00DF4B7F">
            <w:r w:rsidRPr="00DF4B7F">
              <w:t>2016</w:t>
            </w:r>
          </w:p>
        </w:tc>
        <w:tc>
          <w:tcPr>
            <w:tcW w:w="1890" w:type="dxa"/>
          </w:tcPr>
          <w:p w14:paraId="6FC0F046" w14:textId="0BC9804E" w:rsidR="002D4827" w:rsidRDefault="002D4827" w:rsidP="00DF4B7F">
            <w:pPr>
              <w:cnfStyle w:val="000000000000" w:firstRow="0" w:lastRow="0" w:firstColumn="0" w:lastColumn="0" w:oddVBand="0" w:evenVBand="0" w:oddHBand="0" w:evenHBand="0" w:firstRowFirstColumn="0" w:firstRowLastColumn="0" w:lastRowFirstColumn="0" w:lastRowLastColumn="0"/>
            </w:pPr>
            <w:r>
              <w:t>2,431,231</w:t>
            </w:r>
          </w:p>
        </w:tc>
      </w:tr>
    </w:tbl>
    <w:p w14:paraId="09AB6BFE" w14:textId="30FE65F5" w:rsidR="00E637A0" w:rsidRDefault="00FA7D2E" w:rsidP="00DF4B7F">
      <w:r>
        <w:br/>
      </w:r>
      <w:r w:rsidR="00D962E6">
        <w:t>Over the years, new visitor facilities have been added</w:t>
      </w:r>
      <w:r w:rsidR="003C0A27">
        <w:t>, including a visitor center, the Lincoln Borglum Museum, and the Presidential Trail.</w:t>
      </w:r>
    </w:p>
    <w:sectPr w:rsidR="00E637A0" w:rsidSect="009B4801">
      <w:type w:val="continuous"/>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385026B8" w14:textId="77777777" w:rsidR="00C552E5" w:rsidRDefault="00E73F02" w:rsidP="005D7932">
      <w:pPr>
        <w:pStyle w:val="CommentText"/>
      </w:pPr>
      <w:r>
        <w:rPr>
          <w:rStyle w:val="CommentReference"/>
        </w:rPr>
        <w:annotationRef/>
      </w:r>
      <w:r w:rsidR="00C552E5">
        <w:rPr>
          <w:b/>
          <w:bCs/>
          <w:i/>
          <w:iCs/>
        </w:rPr>
        <w:t xml:space="preserve">Manual Review: </w:t>
      </w:r>
      <w:r w:rsidR="00C552E5">
        <w:t>Link text is not meaningful.</w:t>
      </w:r>
      <w:r w:rsidR="00C552E5">
        <w:br/>
      </w:r>
      <w:r w:rsidR="00C552E5">
        <w:rPr>
          <w:b/>
          <w:bCs/>
        </w:rPr>
        <w:t xml:space="preserve">Repair: </w:t>
      </w:r>
      <w:r w:rsidR="00C552E5">
        <w:t>This depends on the intended audience. If the file is meant to be accessed electronically—"Mount Rushmore National Memorial". If it is also intended for print, include the URL in the link text—"Mount Rushmore National Memorial (www.nps.gov/moru)".</w:t>
      </w:r>
    </w:p>
  </w:comment>
  <w:comment w:id="1" w:author="Author" w:initials="A">
    <w:p w14:paraId="5001801B" w14:textId="77777777" w:rsidR="00C552E5" w:rsidRDefault="000068AC">
      <w:pPr>
        <w:pStyle w:val="CommentText"/>
      </w:pPr>
      <w:r>
        <w:rPr>
          <w:rStyle w:val="CommentReference"/>
        </w:rPr>
        <w:annotationRef/>
      </w:r>
      <w:r w:rsidR="00C552E5">
        <w:rPr>
          <w:b/>
          <w:bCs/>
          <w:i/>
          <w:iCs/>
        </w:rPr>
        <w:t xml:space="preserve"> Manual review</w:t>
      </w:r>
      <w:r w:rsidR="00C552E5">
        <w:rPr>
          <w:i/>
          <w:iCs/>
        </w:rPr>
        <w:t>:</w:t>
      </w:r>
      <w:r w:rsidR="00C552E5">
        <w:t xml:space="preserve"> Not styled as a heading.</w:t>
      </w:r>
    </w:p>
    <w:p w14:paraId="26903F21" w14:textId="77777777" w:rsidR="00C552E5" w:rsidRDefault="00C552E5" w:rsidP="00201A11">
      <w:pPr>
        <w:pStyle w:val="CommentText"/>
      </w:pPr>
      <w:r>
        <w:rPr>
          <w:b/>
          <w:bCs/>
        </w:rPr>
        <w:t xml:space="preserve">Repair: </w:t>
      </w:r>
      <w:r>
        <w:t xml:space="preserve">Apply the </w:t>
      </w:r>
      <w:r>
        <w:rPr>
          <w:i/>
          <w:iCs/>
        </w:rPr>
        <w:t>Heading 2</w:t>
      </w:r>
      <w:r>
        <w:t xml:space="preserve"> </w:t>
      </w:r>
      <w:r>
        <w:rPr>
          <w:i/>
          <w:iCs/>
        </w:rPr>
        <w:t>Style</w:t>
      </w:r>
      <w:r>
        <w:t>.</w:t>
      </w:r>
    </w:p>
  </w:comment>
  <w:comment w:id="2" w:author="Author" w:initials="A">
    <w:p w14:paraId="49A1ACA7" w14:textId="77777777" w:rsidR="00567224" w:rsidRDefault="00C552E5">
      <w:pPr>
        <w:pStyle w:val="CommentText"/>
      </w:pPr>
      <w:r>
        <w:rPr>
          <w:rStyle w:val="CommentReference"/>
        </w:rPr>
        <w:annotationRef/>
      </w:r>
      <w:r w:rsidR="00567224">
        <w:rPr>
          <w:b/>
          <w:bCs/>
          <w:i/>
          <w:iCs/>
        </w:rPr>
        <w:t>Warning- Hard-to-read text contrast:</w:t>
      </w:r>
      <w:r w:rsidR="00567224">
        <w:t xml:space="preserve"> There is insufficient contrast between the yellow background and the white column header text.</w:t>
      </w:r>
    </w:p>
    <w:p w14:paraId="5A695EAE" w14:textId="77777777" w:rsidR="00567224" w:rsidRDefault="00567224">
      <w:pPr>
        <w:pStyle w:val="CommentText"/>
      </w:pPr>
      <w:r>
        <w:rPr>
          <w:b/>
          <w:bCs/>
        </w:rPr>
        <w:t xml:space="preserve">Repair: </w:t>
      </w:r>
      <w:r>
        <w:t xml:space="preserve">Select a new design from the "Table Design" gallery with sufficient contrast. </w:t>
      </w:r>
    </w:p>
    <w:p w14:paraId="17621527" w14:textId="77777777" w:rsidR="00567224" w:rsidRDefault="00567224">
      <w:pPr>
        <w:pStyle w:val="CommentText"/>
      </w:pPr>
    </w:p>
    <w:p w14:paraId="28D227C6" w14:textId="77777777" w:rsidR="00567224" w:rsidRDefault="00567224">
      <w:pPr>
        <w:pStyle w:val="CommentText"/>
      </w:pPr>
      <w:r>
        <w:rPr>
          <w:b/>
          <w:bCs/>
          <w:i/>
          <w:iCs/>
        </w:rPr>
        <w:t>Note:</w:t>
      </w:r>
      <w:r>
        <w:t xml:space="preserve"> You should also have good contrast for the vertical borders in the header row.</w:t>
      </w:r>
    </w:p>
    <w:p w14:paraId="678133A5" w14:textId="77777777" w:rsidR="00567224" w:rsidRDefault="00567224" w:rsidP="00FC09A0">
      <w:pPr>
        <w:pStyle w:val="CommentText"/>
      </w:pPr>
      <w:r>
        <w:rPr>
          <w:b/>
          <w:bCs/>
        </w:rPr>
        <w:t xml:space="preserve">Repair: </w:t>
      </w:r>
      <w:r>
        <w:t xml:space="preserve">Highlight the cells in the header row; select the </w:t>
      </w:r>
      <w:r>
        <w:rPr>
          <w:b/>
          <w:bCs/>
        </w:rPr>
        <w:t>Table Design</w:t>
      </w:r>
      <w:r>
        <w:t xml:space="preserve"> tab; set the </w:t>
      </w:r>
      <w:r>
        <w:rPr>
          <w:b/>
          <w:bCs/>
        </w:rPr>
        <w:t>Pen Color</w:t>
      </w:r>
      <w:r>
        <w:t xml:space="preserve"> to a value with good contrast with background color; and open the </w:t>
      </w:r>
      <w:r>
        <w:rPr>
          <w:b/>
          <w:bCs/>
        </w:rPr>
        <w:t xml:space="preserve">Borders </w:t>
      </w:r>
      <w:r>
        <w:t>menu and select "Inside Vertical Borders."</w:t>
      </w:r>
    </w:p>
  </w:comment>
  <w:comment w:id="3" w:author="Author" w:initials="A">
    <w:p w14:paraId="18A52B61" w14:textId="77777777" w:rsidR="003A5C8D" w:rsidRDefault="00C552E5">
      <w:pPr>
        <w:pStyle w:val="CommentText"/>
      </w:pPr>
      <w:r>
        <w:rPr>
          <w:rStyle w:val="CommentReference"/>
        </w:rPr>
        <w:annotationRef/>
      </w:r>
      <w:r w:rsidR="003A5C8D">
        <w:rPr>
          <w:b/>
          <w:bCs/>
          <w:i/>
          <w:iCs/>
        </w:rPr>
        <w:t>Warning- Merged or split cells in table:</w:t>
      </w:r>
      <w:r w:rsidR="003A5C8D">
        <w:t xml:space="preserve"> The "Occupation" and "Contributions" cells are merged.</w:t>
      </w:r>
    </w:p>
    <w:p w14:paraId="100C2E55" w14:textId="77777777" w:rsidR="003A5C8D" w:rsidRDefault="003A5C8D" w:rsidP="00F84DEE">
      <w:pPr>
        <w:pStyle w:val="CommentText"/>
      </w:pPr>
      <w:r>
        <w:rPr>
          <w:b/>
          <w:bCs/>
        </w:rPr>
        <w:t xml:space="preserve">Repair: </w:t>
      </w:r>
      <w:r>
        <w:t>Click inside the merged cells; open the table "Layout" tab; select "Split Cells"; cut  the "Contributions" from the middle column header; paste into the last column; and, delete ampersand (&amp;) and extra space from the middle column header.</w:t>
      </w:r>
    </w:p>
  </w:comment>
  <w:comment w:id="4" w:author="Author" w:initials="A">
    <w:p w14:paraId="43EE50A1" w14:textId="77777777" w:rsidR="00BB3CA9" w:rsidRDefault="00B44B6E">
      <w:pPr>
        <w:pStyle w:val="CommentText"/>
      </w:pPr>
      <w:r>
        <w:rPr>
          <w:rStyle w:val="CommentReference"/>
        </w:rPr>
        <w:annotationRef/>
      </w:r>
      <w:r w:rsidR="00BB3CA9">
        <w:rPr>
          <w:b/>
          <w:bCs/>
          <w:i/>
          <w:iCs/>
        </w:rPr>
        <w:t>Error- Missing alternative text</w:t>
      </w:r>
    </w:p>
    <w:p w14:paraId="09F9C648" w14:textId="77777777" w:rsidR="00BB3CA9" w:rsidRDefault="00BB3CA9" w:rsidP="004F42B9">
      <w:pPr>
        <w:pStyle w:val="CommentText"/>
      </w:pPr>
      <w:r>
        <w:rPr>
          <w:b/>
          <w:bCs/>
        </w:rPr>
        <w:t xml:space="preserve">Repair: </w:t>
      </w:r>
      <w:r>
        <w:t>Give the image an Alt Text value (e.g.,"Men in harnesses working on a face on Mount Rushmore."). Right-click the image; select "Edit Alt Text" from the menu; and, add the value into the text field.</w:t>
      </w:r>
    </w:p>
  </w:comment>
  <w:comment w:id="5" w:author="Author" w:initials="A">
    <w:p w14:paraId="02C02824" w14:textId="6B91CD08" w:rsidR="001E78F2" w:rsidRDefault="00E85170">
      <w:pPr>
        <w:pStyle w:val="CommentText"/>
      </w:pPr>
      <w:r>
        <w:rPr>
          <w:rStyle w:val="CommentReference"/>
        </w:rPr>
        <w:annotationRef/>
      </w:r>
      <w:r w:rsidR="001E78F2">
        <w:rPr>
          <w:b/>
          <w:bCs/>
          <w:i/>
          <w:iCs/>
        </w:rPr>
        <w:t>Manual review:</w:t>
      </w:r>
      <w:r w:rsidR="001E78F2">
        <w:t xml:space="preserve"> Legibility is poor due to font choice.</w:t>
      </w:r>
    </w:p>
    <w:p w14:paraId="153EB9F6" w14:textId="77777777" w:rsidR="001E78F2" w:rsidRDefault="001E78F2" w:rsidP="00284255">
      <w:pPr>
        <w:pStyle w:val="CommentText"/>
      </w:pPr>
      <w:r>
        <w:rPr>
          <w:b/>
          <w:bCs/>
        </w:rPr>
        <w:t xml:space="preserve">Repair: </w:t>
      </w:r>
      <w:r>
        <w:t xml:space="preserve">Highlight the text. If you want to use the default font, click on "Normal" in the "Styles" gallery. If you still desire a stylized font, on the </w:t>
      </w:r>
      <w:r>
        <w:rPr>
          <w:b/>
          <w:bCs/>
        </w:rPr>
        <w:t xml:space="preserve">Home </w:t>
      </w:r>
      <w:r>
        <w:t>tab open the</w:t>
      </w:r>
      <w:r>
        <w:rPr>
          <w:i/>
          <w:iCs/>
        </w:rPr>
        <w:t xml:space="preserve"> Font</w:t>
      </w:r>
      <w:r>
        <w:t xml:space="preserve"> dropdown; and, select a font that is more legible (e.g., Monotype Corsiva).</w:t>
      </w:r>
    </w:p>
  </w:comment>
  <w:comment w:id="6" w:author="Author" w:initials="A">
    <w:p w14:paraId="4F192D6C" w14:textId="77777777" w:rsidR="001E78F2" w:rsidRDefault="00E85170">
      <w:pPr>
        <w:pStyle w:val="CommentText"/>
      </w:pPr>
      <w:r>
        <w:rPr>
          <w:rStyle w:val="CommentReference"/>
        </w:rPr>
        <w:annotationRef/>
      </w:r>
      <w:r w:rsidR="001E78F2">
        <w:rPr>
          <w:b/>
          <w:bCs/>
          <w:i/>
          <w:iCs/>
        </w:rPr>
        <w:t>Manual review:</w:t>
      </w:r>
      <w:r w:rsidR="001E78F2">
        <w:t xml:space="preserve"> The four images of the presidents are all positioned with the "Wrap Text" style of "Square". These images function as links to Wikipedia pages.</w:t>
      </w:r>
    </w:p>
    <w:p w14:paraId="79F107C5" w14:textId="77777777" w:rsidR="001E78F2" w:rsidRDefault="001E78F2" w:rsidP="00A51F33">
      <w:pPr>
        <w:pStyle w:val="CommentText"/>
      </w:pPr>
      <w:r>
        <w:rPr>
          <w:b/>
          <w:bCs/>
        </w:rPr>
        <w:t xml:space="preserve">Repair: </w:t>
      </w:r>
      <w:r>
        <w:t>Click the image; select "Wrap Text" and then "In Line with Text" from the menus; and, move the image after the heading.</w:t>
      </w:r>
    </w:p>
  </w:comment>
  <w:comment w:id="7" w:author="Author" w:initials="A">
    <w:p w14:paraId="5AD24393" w14:textId="77777777" w:rsidR="00BB3CA9" w:rsidRDefault="00E85170">
      <w:pPr>
        <w:pStyle w:val="CommentText"/>
      </w:pPr>
      <w:r>
        <w:rPr>
          <w:rStyle w:val="CommentReference"/>
        </w:rPr>
        <w:annotationRef/>
      </w:r>
      <w:r w:rsidR="00BB3CA9">
        <w:rPr>
          <w:b/>
          <w:bCs/>
          <w:i/>
          <w:iCs/>
        </w:rPr>
        <w:t>Spelling &amp; Grammar:</w:t>
      </w:r>
      <w:r w:rsidR="00BB3CA9">
        <w:t xml:space="preserve"> The plural verb "were" is incorrect .</w:t>
      </w:r>
    </w:p>
    <w:p w14:paraId="4C333743" w14:textId="77777777" w:rsidR="00BB3CA9" w:rsidRDefault="00BB3CA9" w:rsidP="007C0655">
      <w:pPr>
        <w:pStyle w:val="CommentText"/>
      </w:pPr>
      <w:r>
        <w:rPr>
          <w:b/>
          <w:bCs/>
        </w:rPr>
        <w:t xml:space="preserve">Repair: </w:t>
      </w:r>
      <w:r>
        <w:t>Change to the singular verb "was".</w:t>
      </w:r>
    </w:p>
  </w:comment>
  <w:comment w:id="9" w:author="Author" w:initials="A">
    <w:p w14:paraId="21927169" w14:textId="77777777" w:rsidR="00BB3CA9" w:rsidRDefault="009C5DC8">
      <w:pPr>
        <w:pStyle w:val="CommentText"/>
      </w:pPr>
      <w:r>
        <w:rPr>
          <w:rStyle w:val="CommentReference"/>
        </w:rPr>
        <w:annotationRef/>
      </w:r>
      <w:r w:rsidR="00BB3CA9">
        <w:rPr>
          <w:b/>
          <w:bCs/>
          <w:i/>
          <w:iCs/>
        </w:rPr>
        <w:t>Spelling &amp; Grammar:</w:t>
      </w:r>
      <w:r w:rsidR="00BB3CA9">
        <w:t xml:space="preserve"> "Jeferson" is spelled incorrectly.</w:t>
      </w:r>
    </w:p>
    <w:p w14:paraId="4093B749" w14:textId="77777777" w:rsidR="00BB3CA9" w:rsidRDefault="00BB3CA9" w:rsidP="00567157">
      <w:pPr>
        <w:pStyle w:val="CommentText"/>
      </w:pPr>
      <w:r>
        <w:rPr>
          <w:b/>
          <w:bCs/>
        </w:rPr>
        <w:t xml:space="preserve">Repair: </w:t>
      </w:r>
      <w:r>
        <w:t>Change to "Jefferson"</w:t>
      </w:r>
    </w:p>
  </w:comment>
  <w:comment w:id="10" w:author="Author" w:initials="A">
    <w:p w14:paraId="08E85AB6" w14:textId="77777777" w:rsidR="006D3DA4" w:rsidRDefault="009C5DC8">
      <w:pPr>
        <w:pStyle w:val="CommentText"/>
      </w:pPr>
      <w:r>
        <w:rPr>
          <w:rStyle w:val="CommentReference"/>
        </w:rPr>
        <w:annotationRef/>
      </w:r>
      <w:r w:rsidR="006D3DA4">
        <w:rPr>
          <w:b/>
          <w:bCs/>
          <w:i/>
          <w:iCs/>
        </w:rPr>
        <w:t>Manual review:</w:t>
      </w:r>
      <w:r w:rsidR="006D3DA4">
        <w:t xml:space="preserve"> The Alt Text for this image––" Theodore Roosevelt––26th President of the US––Wikipedia."––presents information that is not provided by the image’s content.</w:t>
      </w:r>
    </w:p>
    <w:p w14:paraId="3E9BB0E7" w14:textId="77777777" w:rsidR="006D3DA4" w:rsidRDefault="006D3DA4" w:rsidP="00D56F76">
      <w:pPr>
        <w:pStyle w:val="CommentText"/>
      </w:pPr>
      <w:r>
        <w:rPr>
          <w:b/>
          <w:bCs/>
        </w:rPr>
        <w:t xml:space="preserve">Repair: </w:t>
      </w:r>
      <w:r>
        <w:t>Right-click the image; select "Edit Alt Text" from the menu; and, change the value to "Theodore Roosevelt Wikipedia article."</w:t>
      </w:r>
    </w:p>
  </w:comment>
  <w:comment w:id="11" w:author="Author" w:initials="A">
    <w:p w14:paraId="02DC1168" w14:textId="77777777" w:rsidR="006D3DA4" w:rsidRDefault="0030292C">
      <w:pPr>
        <w:pStyle w:val="CommentText"/>
      </w:pPr>
      <w:r>
        <w:rPr>
          <w:rStyle w:val="CommentReference"/>
        </w:rPr>
        <w:annotationRef/>
      </w:r>
      <w:r w:rsidR="006D3DA4">
        <w:rPr>
          <w:b/>
          <w:bCs/>
          <w:i/>
          <w:iCs/>
        </w:rPr>
        <w:t>Manual review:</w:t>
      </w:r>
      <w:r w:rsidR="006D3DA4">
        <w:rPr>
          <w:b/>
          <w:bCs/>
        </w:rPr>
        <w:t xml:space="preserve"> </w:t>
      </w:r>
      <w:r w:rsidR="006D3DA4">
        <w:t xml:space="preserve"> The previous heading is </w:t>
      </w:r>
      <w:r w:rsidR="006D3DA4">
        <w:rPr>
          <w:i/>
          <w:iCs/>
        </w:rPr>
        <w:t>Heading 2,</w:t>
      </w:r>
      <w:r w:rsidR="006D3DA4">
        <w:t xml:space="preserve"> and this is a </w:t>
      </w:r>
      <w:r w:rsidR="006D3DA4">
        <w:rPr>
          <w:i/>
          <w:iCs/>
        </w:rPr>
        <w:t>Heading 4.</w:t>
      </w:r>
    </w:p>
    <w:p w14:paraId="6C0BEA35" w14:textId="77777777" w:rsidR="006D3DA4" w:rsidRDefault="006D3DA4" w:rsidP="003A7111">
      <w:pPr>
        <w:pStyle w:val="CommentText"/>
      </w:pPr>
      <w:r>
        <w:rPr>
          <w:b/>
          <w:bCs/>
        </w:rPr>
        <w:t xml:space="preserve">Repair: </w:t>
      </w:r>
      <w:r>
        <w:t xml:space="preserve">Change to </w:t>
      </w:r>
      <w:r>
        <w:rPr>
          <w:i/>
          <w:iCs/>
        </w:rPr>
        <w:t>Heading 3</w:t>
      </w:r>
      <w:r>
        <w:t xml:space="preserve"> using the </w:t>
      </w:r>
      <w:r>
        <w:rPr>
          <w:b/>
          <w:bCs/>
        </w:rPr>
        <w:t>Heading Styles</w:t>
      </w:r>
      <w:r>
        <w:t xml:space="preserve"> gallery.</w:t>
      </w:r>
    </w:p>
  </w:comment>
  <w:comment w:id="12" w:author="Author" w:initials="A">
    <w:p w14:paraId="57FE46B9" w14:textId="77777777" w:rsidR="006D3DA4" w:rsidRDefault="00E13C16">
      <w:pPr>
        <w:pStyle w:val="CommentText"/>
      </w:pPr>
      <w:r>
        <w:rPr>
          <w:rStyle w:val="CommentReference"/>
        </w:rPr>
        <w:annotationRef/>
      </w:r>
      <w:r w:rsidR="006D3DA4">
        <w:rPr>
          <w:b/>
          <w:bCs/>
          <w:i/>
          <w:iCs/>
        </w:rPr>
        <w:t>Error- Missing alternative text:</w:t>
      </w:r>
      <w:r w:rsidR="006D3DA4">
        <w:t xml:space="preserve"> The bar chart needs </w:t>
      </w:r>
      <w:r w:rsidR="006D3DA4">
        <w:rPr>
          <w:i/>
          <w:iCs/>
        </w:rPr>
        <w:t xml:space="preserve">Alt Text </w:t>
      </w:r>
      <w:r w:rsidR="006D3DA4">
        <w:t>describing its content.</w:t>
      </w:r>
    </w:p>
    <w:p w14:paraId="63E1081A" w14:textId="77777777" w:rsidR="006D3DA4" w:rsidRDefault="006D3DA4" w:rsidP="00A17687">
      <w:pPr>
        <w:pStyle w:val="CommentText"/>
      </w:pPr>
      <w:r>
        <w:rPr>
          <w:b/>
          <w:bCs/>
        </w:rPr>
        <w:t xml:space="preserve">Repair: </w:t>
      </w:r>
      <w:r>
        <w:t>Because the data table that follows provides a text equivalent of the chart's date, the Alt Text should be a high-level summary of the chart's visual information. Right-click the image; select "Edit Alt Text" from the menu; and, add the value into the text field (e.g., "Bar chart of attendance 2010 - 2016.").</w:t>
      </w:r>
    </w:p>
  </w:comment>
  <w:comment w:id="13" w:author="Author" w:initials="A">
    <w:p w14:paraId="3A96F319" w14:textId="77777777" w:rsidR="001968AC" w:rsidRDefault="001968AC">
      <w:pPr>
        <w:pStyle w:val="CommentText"/>
      </w:pPr>
      <w:r>
        <w:rPr>
          <w:rStyle w:val="CommentReference"/>
        </w:rPr>
        <w:annotationRef/>
      </w:r>
      <w:r>
        <w:rPr>
          <w:b/>
          <w:bCs/>
          <w:i/>
          <w:iCs/>
        </w:rPr>
        <w:t>Manual review:</w:t>
      </w:r>
      <w:r>
        <w:rPr>
          <w:b/>
          <w:bCs/>
        </w:rPr>
        <w:t xml:space="preserve"> </w:t>
      </w:r>
      <w:r>
        <w:t xml:space="preserve"> The table's column and row headers are identified, by the headers have no visual information to identify them as headers.</w:t>
      </w:r>
    </w:p>
    <w:p w14:paraId="6140984B" w14:textId="77777777" w:rsidR="001968AC" w:rsidRDefault="001968AC" w:rsidP="00673DAD">
      <w:pPr>
        <w:pStyle w:val="CommentText"/>
      </w:pPr>
      <w:r>
        <w:rPr>
          <w:b/>
          <w:bCs/>
        </w:rPr>
        <w:t xml:space="preserve">Repair: </w:t>
      </w:r>
      <w:r>
        <w:t>Select the table; click the Table Design tab on the ribbon; and, choose one of the</w:t>
      </w:r>
      <w:r>
        <w:rPr>
          <w:b/>
          <w:bCs/>
        </w:rPr>
        <w:t xml:space="preserve"> Grid</w:t>
      </w:r>
      <w:r>
        <w:t xml:space="preserve"> or </w:t>
      </w:r>
      <w:r>
        <w:rPr>
          <w:b/>
          <w:bCs/>
        </w:rPr>
        <w:t xml:space="preserve">List </w:t>
      </w:r>
      <w:r>
        <w:t>styles.</w:t>
      </w:r>
      <w:r>
        <w:br/>
      </w:r>
      <w:r>
        <w:br/>
      </w:r>
      <w:r>
        <w:rPr>
          <w:b/>
          <w:bCs/>
          <w:i/>
          <w:iCs/>
        </w:rPr>
        <w:t xml:space="preserve">Note: </w:t>
      </w:r>
      <w:r>
        <w:t>If you choose a style with a background color in the header and/or rows, ensure that there is sufficient contrast with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5026B8" w15:done="0"/>
  <w15:commentEx w15:paraId="26903F21" w15:done="0"/>
  <w15:commentEx w15:paraId="678133A5" w15:done="0"/>
  <w15:commentEx w15:paraId="100C2E55" w15:done="0"/>
  <w15:commentEx w15:paraId="09F9C648" w15:done="0"/>
  <w15:commentEx w15:paraId="153EB9F6" w15:done="0"/>
  <w15:commentEx w15:paraId="79F107C5" w15:done="0"/>
  <w15:commentEx w15:paraId="4C333743" w15:done="0"/>
  <w15:commentEx w15:paraId="4093B749" w15:done="0"/>
  <w15:commentEx w15:paraId="3E9BB0E7" w15:done="0"/>
  <w15:commentEx w15:paraId="6C0BEA35" w15:done="0"/>
  <w15:commentEx w15:paraId="63E1081A" w15:done="0"/>
  <w15:commentEx w15:paraId="614098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5026B8" w16cid:durableId="2697C904"/>
  <w16cid:commentId w16cid:paraId="26903F21" w16cid:durableId="2697C95F"/>
  <w16cid:commentId w16cid:paraId="678133A5" w16cid:durableId="2697C9E0"/>
  <w16cid:commentId w16cid:paraId="100C2E55" w16cid:durableId="2697CA0A"/>
  <w16cid:commentId w16cid:paraId="09F9C648" w16cid:durableId="2698F4AA"/>
  <w16cid:commentId w16cid:paraId="153EB9F6" w16cid:durableId="2698F95A"/>
  <w16cid:commentId w16cid:paraId="79F107C5" w16cid:durableId="2698F99C"/>
  <w16cid:commentId w16cid:paraId="4C333743" w16cid:durableId="2698F9C3"/>
  <w16cid:commentId w16cid:paraId="4093B749" w16cid:durableId="2698FA1F"/>
  <w16cid:commentId w16cid:paraId="3E9BB0E7" w16cid:durableId="2698FA37"/>
  <w16cid:commentId w16cid:paraId="6C0BEA35" w16cid:durableId="2698FAD8"/>
  <w16cid:commentId w16cid:paraId="63E1081A" w16cid:durableId="2698FB7F"/>
  <w16cid:commentId w16cid:paraId="6140984B" w16cid:durableId="269906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F128E" w14:textId="77777777" w:rsidR="009B413B" w:rsidRDefault="009B413B" w:rsidP="00DF4B7F">
      <w:r>
        <w:separator/>
      </w:r>
    </w:p>
  </w:endnote>
  <w:endnote w:type="continuationSeparator" w:id="0">
    <w:p w14:paraId="63713CE6" w14:textId="77777777" w:rsidR="009B413B" w:rsidRDefault="009B413B" w:rsidP="00DF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DD881" w14:textId="77777777" w:rsidR="009B413B" w:rsidRDefault="009B413B" w:rsidP="00DF4B7F">
      <w:r>
        <w:separator/>
      </w:r>
    </w:p>
  </w:footnote>
  <w:footnote w:type="continuationSeparator" w:id="0">
    <w:p w14:paraId="34AA8A01" w14:textId="77777777" w:rsidR="009B413B" w:rsidRDefault="009B413B" w:rsidP="00DF4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F86DF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4C0CBE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3845F3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7483DB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35C03D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162CD8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1D8268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30ABBA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C946DBA"/>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434466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444644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94427"/>
    <w:multiLevelType w:val="hybridMultilevel"/>
    <w:tmpl w:val="7D4C3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14D6F"/>
    <w:multiLevelType w:val="multilevel"/>
    <w:tmpl w:val="BBC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23D5D"/>
    <w:multiLevelType w:val="hybridMultilevel"/>
    <w:tmpl w:val="9B78BF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2D7F7F"/>
    <w:multiLevelType w:val="hybridMultilevel"/>
    <w:tmpl w:val="E24ABC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C24E67"/>
    <w:multiLevelType w:val="hybridMultilevel"/>
    <w:tmpl w:val="4D96F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AB1FBE"/>
    <w:multiLevelType w:val="hybridMultilevel"/>
    <w:tmpl w:val="F4C4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A64E7"/>
    <w:multiLevelType w:val="hybridMultilevel"/>
    <w:tmpl w:val="A1F0F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547365"/>
    <w:multiLevelType w:val="hybridMultilevel"/>
    <w:tmpl w:val="CE8A4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9552B4"/>
    <w:multiLevelType w:val="multilevel"/>
    <w:tmpl w:val="2DA0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F10B7"/>
    <w:multiLevelType w:val="multilevel"/>
    <w:tmpl w:val="FE0A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651CD"/>
    <w:multiLevelType w:val="multilevel"/>
    <w:tmpl w:val="F6F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96228"/>
    <w:multiLevelType w:val="hybridMultilevel"/>
    <w:tmpl w:val="DA1C2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DE1495"/>
    <w:multiLevelType w:val="multilevel"/>
    <w:tmpl w:val="B486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82F42"/>
    <w:multiLevelType w:val="hybridMultilevel"/>
    <w:tmpl w:val="7256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F0049B"/>
    <w:multiLevelType w:val="hybridMultilevel"/>
    <w:tmpl w:val="B79C6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F1207"/>
    <w:multiLevelType w:val="hybridMultilevel"/>
    <w:tmpl w:val="8A40241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BA0804"/>
    <w:multiLevelType w:val="hybridMultilevel"/>
    <w:tmpl w:val="37402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70403"/>
    <w:multiLevelType w:val="hybridMultilevel"/>
    <w:tmpl w:val="2640AC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876552"/>
    <w:multiLevelType w:val="multilevel"/>
    <w:tmpl w:val="9F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193298">
    <w:abstractNumId w:val="29"/>
  </w:num>
  <w:num w:numId="2" w16cid:durableId="849756990">
    <w:abstractNumId w:val="0"/>
  </w:num>
  <w:num w:numId="3" w16cid:durableId="385839184">
    <w:abstractNumId w:val="1"/>
  </w:num>
  <w:num w:numId="4" w16cid:durableId="226845912">
    <w:abstractNumId w:val="2"/>
  </w:num>
  <w:num w:numId="5" w16cid:durableId="1936086888">
    <w:abstractNumId w:val="3"/>
  </w:num>
  <w:num w:numId="6" w16cid:durableId="1622147455">
    <w:abstractNumId w:val="4"/>
  </w:num>
  <w:num w:numId="7" w16cid:durableId="947934548">
    <w:abstractNumId w:val="9"/>
  </w:num>
  <w:num w:numId="8" w16cid:durableId="31806111">
    <w:abstractNumId w:val="5"/>
  </w:num>
  <w:num w:numId="9" w16cid:durableId="83578592">
    <w:abstractNumId w:val="6"/>
  </w:num>
  <w:num w:numId="10" w16cid:durableId="1146774937">
    <w:abstractNumId w:val="7"/>
  </w:num>
  <w:num w:numId="11" w16cid:durableId="1570188901">
    <w:abstractNumId w:val="8"/>
  </w:num>
  <w:num w:numId="12" w16cid:durableId="1512986838">
    <w:abstractNumId w:val="10"/>
  </w:num>
  <w:num w:numId="13" w16cid:durableId="451365471">
    <w:abstractNumId w:val="21"/>
  </w:num>
  <w:num w:numId="14" w16cid:durableId="647635380">
    <w:abstractNumId w:val="30"/>
  </w:num>
  <w:num w:numId="15" w16cid:durableId="657852961">
    <w:abstractNumId w:val="22"/>
  </w:num>
  <w:num w:numId="16" w16cid:durableId="1939945316">
    <w:abstractNumId w:val="13"/>
  </w:num>
  <w:num w:numId="17" w16cid:durableId="1099445542">
    <w:abstractNumId w:val="14"/>
  </w:num>
  <w:num w:numId="18" w16cid:durableId="1077018980">
    <w:abstractNumId w:val="16"/>
  </w:num>
  <w:num w:numId="19" w16cid:durableId="606083577">
    <w:abstractNumId w:val="24"/>
  </w:num>
  <w:num w:numId="20" w16cid:durableId="1419524100">
    <w:abstractNumId w:val="11"/>
  </w:num>
  <w:num w:numId="21" w16cid:durableId="1095900091">
    <w:abstractNumId w:val="20"/>
  </w:num>
  <w:num w:numId="22" w16cid:durableId="1985086648">
    <w:abstractNumId w:val="23"/>
  </w:num>
  <w:num w:numId="23" w16cid:durableId="1020278494">
    <w:abstractNumId w:val="12"/>
  </w:num>
  <w:num w:numId="24" w16cid:durableId="1302080576">
    <w:abstractNumId w:val="19"/>
  </w:num>
  <w:num w:numId="25" w16cid:durableId="919367136">
    <w:abstractNumId w:val="25"/>
  </w:num>
  <w:num w:numId="26" w16cid:durableId="1878665096">
    <w:abstractNumId w:val="27"/>
  </w:num>
  <w:num w:numId="27" w16cid:durableId="1890190139">
    <w:abstractNumId w:val="15"/>
  </w:num>
  <w:num w:numId="28" w16cid:durableId="131485028">
    <w:abstractNumId w:val="26"/>
  </w:num>
  <w:num w:numId="29" w16cid:durableId="219051352">
    <w:abstractNumId w:val="28"/>
  </w:num>
  <w:num w:numId="30" w16cid:durableId="546187864">
    <w:abstractNumId w:val="18"/>
  </w:num>
  <w:num w:numId="31" w16cid:durableId="2092655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0" w:nlCheck="1" w:checkStyle="0"/>
  <w:activeWritingStyle w:appName="MSWord" w:lang="es-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E6"/>
    <w:rsid w:val="0000001C"/>
    <w:rsid w:val="000068AC"/>
    <w:rsid w:val="00012EFF"/>
    <w:rsid w:val="0001361A"/>
    <w:rsid w:val="00020004"/>
    <w:rsid w:val="000323AA"/>
    <w:rsid w:val="0003446E"/>
    <w:rsid w:val="0003591E"/>
    <w:rsid w:val="000559B6"/>
    <w:rsid w:val="0006537B"/>
    <w:rsid w:val="000705A0"/>
    <w:rsid w:val="000937AA"/>
    <w:rsid w:val="000A1CA0"/>
    <w:rsid w:val="000A2538"/>
    <w:rsid w:val="000A3BBC"/>
    <w:rsid w:val="000A4048"/>
    <w:rsid w:val="000A7B97"/>
    <w:rsid w:val="000B5262"/>
    <w:rsid w:val="000B6D94"/>
    <w:rsid w:val="000D649D"/>
    <w:rsid w:val="000D6DDD"/>
    <w:rsid w:val="000E1651"/>
    <w:rsid w:val="000E461C"/>
    <w:rsid w:val="00114186"/>
    <w:rsid w:val="00115495"/>
    <w:rsid w:val="00116C3E"/>
    <w:rsid w:val="001258A2"/>
    <w:rsid w:val="00135963"/>
    <w:rsid w:val="001449CB"/>
    <w:rsid w:val="00145648"/>
    <w:rsid w:val="0017002A"/>
    <w:rsid w:val="0017049B"/>
    <w:rsid w:val="001762BA"/>
    <w:rsid w:val="00184A89"/>
    <w:rsid w:val="001968AC"/>
    <w:rsid w:val="001E78F2"/>
    <w:rsid w:val="0020499B"/>
    <w:rsid w:val="00207968"/>
    <w:rsid w:val="00210970"/>
    <w:rsid w:val="00215D46"/>
    <w:rsid w:val="00226CBC"/>
    <w:rsid w:val="002278E7"/>
    <w:rsid w:val="00230CBF"/>
    <w:rsid w:val="002335B1"/>
    <w:rsid w:val="00241A5F"/>
    <w:rsid w:val="00243CCC"/>
    <w:rsid w:val="0025188C"/>
    <w:rsid w:val="00255381"/>
    <w:rsid w:val="00260E28"/>
    <w:rsid w:val="00296499"/>
    <w:rsid w:val="002C2731"/>
    <w:rsid w:val="002D4827"/>
    <w:rsid w:val="002D7652"/>
    <w:rsid w:val="0030292C"/>
    <w:rsid w:val="00313E51"/>
    <w:rsid w:val="00344DEA"/>
    <w:rsid w:val="003544FB"/>
    <w:rsid w:val="00365FE3"/>
    <w:rsid w:val="00367F06"/>
    <w:rsid w:val="003726BF"/>
    <w:rsid w:val="00373109"/>
    <w:rsid w:val="0037663D"/>
    <w:rsid w:val="00376ABF"/>
    <w:rsid w:val="0038619C"/>
    <w:rsid w:val="00392CDD"/>
    <w:rsid w:val="00393824"/>
    <w:rsid w:val="003A181F"/>
    <w:rsid w:val="003A3B30"/>
    <w:rsid w:val="003A5C8D"/>
    <w:rsid w:val="003A5D02"/>
    <w:rsid w:val="003C0A27"/>
    <w:rsid w:val="003C65D3"/>
    <w:rsid w:val="003D266F"/>
    <w:rsid w:val="003D3345"/>
    <w:rsid w:val="003D5E34"/>
    <w:rsid w:val="003E52C9"/>
    <w:rsid w:val="00402C48"/>
    <w:rsid w:val="0040466D"/>
    <w:rsid w:val="00412B72"/>
    <w:rsid w:val="00423AA2"/>
    <w:rsid w:val="00430163"/>
    <w:rsid w:val="00441387"/>
    <w:rsid w:val="00483B80"/>
    <w:rsid w:val="00496A67"/>
    <w:rsid w:val="004A51F4"/>
    <w:rsid w:val="004B1B06"/>
    <w:rsid w:val="004B5B65"/>
    <w:rsid w:val="004D0B15"/>
    <w:rsid w:val="004F0338"/>
    <w:rsid w:val="004F48CD"/>
    <w:rsid w:val="004F7304"/>
    <w:rsid w:val="00501D98"/>
    <w:rsid w:val="0051390F"/>
    <w:rsid w:val="005238A0"/>
    <w:rsid w:val="00524C38"/>
    <w:rsid w:val="00524E3F"/>
    <w:rsid w:val="00526496"/>
    <w:rsid w:val="00532C85"/>
    <w:rsid w:val="00533734"/>
    <w:rsid w:val="00540850"/>
    <w:rsid w:val="005476E8"/>
    <w:rsid w:val="00551547"/>
    <w:rsid w:val="00555E27"/>
    <w:rsid w:val="00556BFC"/>
    <w:rsid w:val="00566D5F"/>
    <w:rsid w:val="00567224"/>
    <w:rsid w:val="00567FD0"/>
    <w:rsid w:val="005A4291"/>
    <w:rsid w:val="005A4A3A"/>
    <w:rsid w:val="005A6265"/>
    <w:rsid w:val="005C19E3"/>
    <w:rsid w:val="005D2531"/>
    <w:rsid w:val="005F1360"/>
    <w:rsid w:val="005F2254"/>
    <w:rsid w:val="005F60C0"/>
    <w:rsid w:val="00610D0B"/>
    <w:rsid w:val="00611E2E"/>
    <w:rsid w:val="006260C8"/>
    <w:rsid w:val="006463F5"/>
    <w:rsid w:val="006468C6"/>
    <w:rsid w:val="0064768F"/>
    <w:rsid w:val="00657795"/>
    <w:rsid w:val="00672F61"/>
    <w:rsid w:val="006960E3"/>
    <w:rsid w:val="006B150C"/>
    <w:rsid w:val="006C14EF"/>
    <w:rsid w:val="006D0245"/>
    <w:rsid w:val="006D1A92"/>
    <w:rsid w:val="006D3DA4"/>
    <w:rsid w:val="00706682"/>
    <w:rsid w:val="0071558A"/>
    <w:rsid w:val="00723D4F"/>
    <w:rsid w:val="0072741F"/>
    <w:rsid w:val="00727DE2"/>
    <w:rsid w:val="00733C16"/>
    <w:rsid w:val="00742B1F"/>
    <w:rsid w:val="00756638"/>
    <w:rsid w:val="00766A24"/>
    <w:rsid w:val="007705D7"/>
    <w:rsid w:val="00793ADA"/>
    <w:rsid w:val="00796812"/>
    <w:rsid w:val="007B3719"/>
    <w:rsid w:val="007B39FA"/>
    <w:rsid w:val="007E2DE9"/>
    <w:rsid w:val="007E3942"/>
    <w:rsid w:val="007E4931"/>
    <w:rsid w:val="007F0171"/>
    <w:rsid w:val="007F3A05"/>
    <w:rsid w:val="00802595"/>
    <w:rsid w:val="008138A3"/>
    <w:rsid w:val="008140DB"/>
    <w:rsid w:val="00814951"/>
    <w:rsid w:val="008253F0"/>
    <w:rsid w:val="0083234D"/>
    <w:rsid w:val="00837D73"/>
    <w:rsid w:val="0084544D"/>
    <w:rsid w:val="00854E1B"/>
    <w:rsid w:val="00854E7D"/>
    <w:rsid w:val="00865A9B"/>
    <w:rsid w:val="008803F3"/>
    <w:rsid w:val="00880B31"/>
    <w:rsid w:val="00890EC3"/>
    <w:rsid w:val="00893B83"/>
    <w:rsid w:val="00894363"/>
    <w:rsid w:val="008A2A44"/>
    <w:rsid w:val="008C093A"/>
    <w:rsid w:val="008D15E6"/>
    <w:rsid w:val="008D4986"/>
    <w:rsid w:val="008F15C6"/>
    <w:rsid w:val="00903C16"/>
    <w:rsid w:val="009209BE"/>
    <w:rsid w:val="00930DFE"/>
    <w:rsid w:val="00940F31"/>
    <w:rsid w:val="009540B4"/>
    <w:rsid w:val="00971193"/>
    <w:rsid w:val="00972549"/>
    <w:rsid w:val="0097596E"/>
    <w:rsid w:val="009778C8"/>
    <w:rsid w:val="00982D3F"/>
    <w:rsid w:val="009B413B"/>
    <w:rsid w:val="009B4801"/>
    <w:rsid w:val="009C458B"/>
    <w:rsid w:val="009C59B9"/>
    <w:rsid w:val="009C5DC8"/>
    <w:rsid w:val="009D762C"/>
    <w:rsid w:val="009E271C"/>
    <w:rsid w:val="009F1076"/>
    <w:rsid w:val="009F6B39"/>
    <w:rsid w:val="00A10913"/>
    <w:rsid w:val="00A15C18"/>
    <w:rsid w:val="00A263CC"/>
    <w:rsid w:val="00A273C0"/>
    <w:rsid w:val="00A7589E"/>
    <w:rsid w:val="00AA4259"/>
    <w:rsid w:val="00AB0C2F"/>
    <w:rsid w:val="00AF4B8A"/>
    <w:rsid w:val="00B04AF5"/>
    <w:rsid w:val="00B16397"/>
    <w:rsid w:val="00B27A10"/>
    <w:rsid w:val="00B37A8E"/>
    <w:rsid w:val="00B44B6E"/>
    <w:rsid w:val="00B50082"/>
    <w:rsid w:val="00B51222"/>
    <w:rsid w:val="00B515FF"/>
    <w:rsid w:val="00B5541E"/>
    <w:rsid w:val="00B55B04"/>
    <w:rsid w:val="00B6770E"/>
    <w:rsid w:val="00B74A72"/>
    <w:rsid w:val="00B758F7"/>
    <w:rsid w:val="00B779E5"/>
    <w:rsid w:val="00B867D6"/>
    <w:rsid w:val="00BA2661"/>
    <w:rsid w:val="00BA31EB"/>
    <w:rsid w:val="00BA4C2A"/>
    <w:rsid w:val="00BB3CA9"/>
    <w:rsid w:val="00BB6131"/>
    <w:rsid w:val="00BC11A1"/>
    <w:rsid w:val="00BC46CB"/>
    <w:rsid w:val="00BE7A5C"/>
    <w:rsid w:val="00C05E03"/>
    <w:rsid w:val="00C13083"/>
    <w:rsid w:val="00C20965"/>
    <w:rsid w:val="00C33CE1"/>
    <w:rsid w:val="00C450BC"/>
    <w:rsid w:val="00C451B4"/>
    <w:rsid w:val="00C552E5"/>
    <w:rsid w:val="00C57B9E"/>
    <w:rsid w:val="00C8702C"/>
    <w:rsid w:val="00CA28A9"/>
    <w:rsid w:val="00CE1A73"/>
    <w:rsid w:val="00CF03AE"/>
    <w:rsid w:val="00D11B8D"/>
    <w:rsid w:val="00D14097"/>
    <w:rsid w:val="00D17EDE"/>
    <w:rsid w:val="00D25C31"/>
    <w:rsid w:val="00D546D0"/>
    <w:rsid w:val="00D67E21"/>
    <w:rsid w:val="00D71618"/>
    <w:rsid w:val="00D73984"/>
    <w:rsid w:val="00D73BE8"/>
    <w:rsid w:val="00D77154"/>
    <w:rsid w:val="00D819A3"/>
    <w:rsid w:val="00D962E6"/>
    <w:rsid w:val="00D97487"/>
    <w:rsid w:val="00DA5BB9"/>
    <w:rsid w:val="00DC5F6D"/>
    <w:rsid w:val="00DD54E0"/>
    <w:rsid w:val="00DD7542"/>
    <w:rsid w:val="00DD7760"/>
    <w:rsid w:val="00DF4B7F"/>
    <w:rsid w:val="00E0742E"/>
    <w:rsid w:val="00E1135D"/>
    <w:rsid w:val="00E12333"/>
    <w:rsid w:val="00E13C16"/>
    <w:rsid w:val="00E14960"/>
    <w:rsid w:val="00E27923"/>
    <w:rsid w:val="00E36DC5"/>
    <w:rsid w:val="00E40ED2"/>
    <w:rsid w:val="00E50E44"/>
    <w:rsid w:val="00E60B18"/>
    <w:rsid w:val="00E637A0"/>
    <w:rsid w:val="00E73F02"/>
    <w:rsid w:val="00E76A44"/>
    <w:rsid w:val="00E77D30"/>
    <w:rsid w:val="00E80D90"/>
    <w:rsid w:val="00E8475F"/>
    <w:rsid w:val="00E85170"/>
    <w:rsid w:val="00E924EB"/>
    <w:rsid w:val="00E97487"/>
    <w:rsid w:val="00EC0C36"/>
    <w:rsid w:val="00EC5AA5"/>
    <w:rsid w:val="00EC7EBE"/>
    <w:rsid w:val="00EE077F"/>
    <w:rsid w:val="00EE27F8"/>
    <w:rsid w:val="00EE769F"/>
    <w:rsid w:val="00EF4027"/>
    <w:rsid w:val="00F1255F"/>
    <w:rsid w:val="00F12E89"/>
    <w:rsid w:val="00F13D67"/>
    <w:rsid w:val="00F13FB2"/>
    <w:rsid w:val="00F26FDB"/>
    <w:rsid w:val="00F31214"/>
    <w:rsid w:val="00F40CA2"/>
    <w:rsid w:val="00F467B8"/>
    <w:rsid w:val="00F54B50"/>
    <w:rsid w:val="00F623E3"/>
    <w:rsid w:val="00F704CF"/>
    <w:rsid w:val="00F73B63"/>
    <w:rsid w:val="00F740A3"/>
    <w:rsid w:val="00F80750"/>
    <w:rsid w:val="00F869EF"/>
    <w:rsid w:val="00F878A4"/>
    <w:rsid w:val="00F96EC0"/>
    <w:rsid w:val="00FA00E0"/>
    <w:rsid w:val="00FA3CF6"/>
    <w:rsid w:val="00FA7D2E"/>
    <w:rsid w:val="00FB564B"/>
    <w:rsid w:val="00FB6156"/>
    <w:rsid w:val="00FC0F40"/>
    <w:rsid w:val="00FC356C"/>
    <w:rsid w:val="00FC4076"/>
    <w:rsid w:val="00FC5AD1"/>
    <w:rsid w:val="00FF39DA"/>
    <w:rsid w:val="00FF4FC9"/>
    <w:rsid w:val="22454A12"/>
    <w:rsid w:val="3C97E80C"/>
    <w:rsid w:val="5BCD7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AD2BF"/>
  <w15:chartTrackingRefBased/>
  <w15:docId w15:val="{CA31FED1-5E66-40DF-BAB1-82660C13E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B7F"/>
    <w:rPr>
      <w:rFonts w:cstheme="minorHAnsi"/>
      <w:sz w:val="24"/>
    </w:rPr>
  </w:style>
  <w:style w:type="paragraph" w:styleId="Heading1">
    <w:name w:val="heading 1"/>
    <w:basedOn w:val="Normal"/>
    <w:next w:val="Normal"/>
    <w:link w:val="Heading1Char"/>
    <w:uiPriority w:val="9"/>
    <w:qFormat/>
    <w:rsid w:val="00DF4B7F"/>
    <w:pPr>
      <w:keepNext/>
      <w:keepLines/>
      <w:spacing w:after="240"/>
      <w:outlineLvl w:val="0"/>
    </w:pPr>
    <w:rPr>
      <w:rFonts w:eastAsia="MS Gothic"/>
      <w:color w:val="1C205B"/>
      <w:sz w:val="36"/>
      <w:szCs w:val="36"/>
    </w:rPr>
  </w:style>
  <w:style w:type="paragraph" w:styleId="Heading2">
    <w:name w:val="heading 2"/>
    <w:basedOn w:val="Normal"/>
    <w:next w:val="Normal"/>
    <w:link w:val="Heading2Char"/>
    <w:uiPriority w:val="9"/>
    <w:unhideWhenUsed/>
    <w:qFormat/>
    <w:rsid w:val="00DF4B7F"/>
    <w:pPr>
      <w:spacing w:before="480"/>
      <w:outlineLvl w:val="1"/>
    </w:pPr>
    <w:rPr>
      <w:color w:val="BF1722"/>
      <w:sz w:val="32"/>
      <w:szCs w:val="32"/>
    </w:rPr>
  </w:style>
  <w:style w:type="paragraph" w:styleId="Heading3">
    <w:name w:val="heading 3"/>
    <w:basedOn w:val="Normal"/>
    <w:next w:val="Normal"/>
    <w:link w:val="Heading3Char"/>
    <w:uiPriority w:val="9"/>
    <w:unhideWhenUsed/>
    <w:qFormat/>
    <w:rsid w:val="00373109"/>
    <w:pPr>
      <w:spacing w:before="360"/>
      <w:outlineLvl w:val="2"/>
    </w:pPr>
    <w:rPr>
      <w:rFonts w:eastAsia="MS Mincho" w:cs="Arial"/>
      <w:color w:val="1C205B"/>
      <w:sz w:val="28"/>
      <w:szCs w:val="28"/>
    </w:rPr>
  </w:style>
  <w:style w:type="paragraph" w:styleId="Heading4">
    <w:name w:val="heading 4"/>
    <w:basedOn w:val="Heading3"/>
    <w:next w:val="Normal"/>
    <w:link w:val="Heading4Char"/>
    <w:uiPriority w:val="9"/>
    <w:unhideWhenUsed/>
    <w:qFormat/>
    <w:rsid w:val="00E637A0"/>
    <w:pPr>
      <w:outlineLvl w:val="3"/>
    </w:pPr>
    <w:rPr>
      <w:b/>
      <w:color w:val="333333"/>
      <w:sz w:val="24"/>
      <w:szCs w:val="24"/>
    </w:rPr>
  </w:style>
  <w:style w:type="paragraph" w:styleId="Heading5">
    <w:name w:val="heading 5"/>
    <w:basedOn w:val="Normal"/>
    <w:next w:val="Normal"/>
    <w:link w:val="Heading5Char"/>
    <w:uiPriority w:val="9"/>
    <w:semiHidden/>
    <w:unhideWhenUsed/>
    <w:qFormat/>
    <w:rsid w:val="00BC46CB"/>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C46C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C46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C46C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C46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B7F"/>
    <w:rPr>
      <w:rFonts w:eastAsia="MS Gothic" w:cstheme="minorHAnsi"/>
      <w:color w:val="1C205B"/>
      <w:sz w:val="36"/>
      <w:szCs w:val="36"/>
    </w:rPr>
  </w:style>
  <w:style w:type="character" w:customStyle="1" w:styleId="Heading2Char">
    <w:name w:val="Heading 2 Char"/>
    <w:basedOn w:val="DefaultParagraphFont"/>
    <w:link w:val="Heading2"/>
    <w:uiPriority w:val="9"/>
    <w:rsid w:val="00DF4B7F"/>
    <w:rPr>
      <w:rFonts w:cstheme="minorHAnsi"/>
      <w:color w:val="BF1722"/>
      <w:sz w:val="32"/>
      <w:szCs w:val="32"/>
    </w:rPr>
  </w:style>
  <w:style w:type="character" w:customStyle="1" w:styleId="Heading3Char">
    <w:name w:val="Heading 3 Char"/>
    <w:basedOn w:val="DefaultParagraphFont"/>
    <w:link w:val="Heading3"/>
    <w:uiPriority w:val="9"/>
    <w:rsid w:val="00373109"/>
    <w:rPr>
      <w:rFonts w:ascii="Arial" w:eastAsia="MS Mincho" w:hAnsi="Arial" w:cs="Arial"/>
      <w:color w:val="1C205B"/>
      <w:sz w:val="28"/>
      <w:szCs w:val="28"/>
    </w:rPr>
  </w:style>
  <w:style w:type="character" w:customStyle="1" w:styleId="Heading4Char">
    <w:name w:val="Heading 4 Char"/>
    <w:basedOn w:val="DefaultParagraphFont"/>
    <w:link w:val="Heading4"/>
    <w:uiPriority w:val="9"/>
    <w:rsid w:val="00E637A0"/>
    <w:rPr>
      <w:rFonts w:ascii="Arial" w:eastAsia="MS Mincho" w:hAnsi="Arial" w:cs="Arial"/>
      <w:b/>
      <w:color w:val="333333"/>
      <w:sz w:val="24"/>
      <w:szCs w:val="24"/>
    </w:rPr>
  </w:style>
  <w:style w:type="character" w:customStyle="1" w:styleId="Heading5Char">
    <w:name w:val="Heading 5 Char"/>
    <w:basedOn w:val="DefaultParagraphFont"/>
    <w:link w:val="Heading5"/>
    <w:uiPriority w:val="9"/>
    <w:semiHidden/>
    <w:rsid w:val="00BC46C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C46C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C46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C46C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C46C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C46CB"/>
    <w:pPr>
      <w:spacing w:line="240" w:lineRule="auto"/>
    </w:pPr>
    <w:rPr>
      <w:b/>
      <w:bCs/>
      <w:color w:val="4472C4" w:themeColor="accent1"/>
      <w:sz w:val="18"/>
      <w:szCs w:val="18"/>
    </w:rPr>
  </w:style>
  <w:style w:type="paragraph" w:styleId="Title">
    <w:name w:val="Title"/>
    <w:basedOn w:val="Heading1"/>
    <w:next w:val="Normal"/>
    <w:link w:val="TitleChar"/>
    <w:uiPriority w:val="10"/>
    <w:rsid w:val="00D11B8D"/>
  </w:style>
  <w:style w:type="character" w:customStyle="1" w:styleId="TitleChar">
    <w:name w:val="Title Char"/>
    <w:basedOn w:val="DefaultParagraphFont"/>
    <w:link w:val="Title"/>
    <w:uiPriority w:val="10"/>
    <w:rsid w:val="00D11B8D"/>
    <w:rPr>
      <w:rFonts w:ascii="Arial" w:eastAsia="MS Gothic" w:hAnsi="Arial" w:cs="Arial"/>
      <w:color w:val="1C205B"/>
      <w:sz w:val="36"/>
      <w:szCs w:val="36"/>
    </w:rPr>
  </w:style>
  <w:style w:type="paragraph" w:styleId="Subtitle">
    <w:name w:val="Subtitle"/>
    <w:basedOn w:val="Normal"/>
    <w:next w:val="Normal"/>
    <w:link w:val="SubtitleChar"/>
    <w:uiPriority w:val="11"/>
    <w:rsid w:val="00BC46CB"/>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C46C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rsid w:val="00BC46CB"/>
    <w:rPr>
      <w:b/>
      <w:bCs/>
    </w:rPr>
  </w:style>
  <w:style w:type="character" w:styleId="Emphasis">
    <w:name w:val="Emphasis"/>
    <w:basedOn w:val="DefaultParagraphFont"/>
    <w:uiPriority w:val="20"/>
    <w:rsid w:val="00BC46CB"/>
    <w:rPr>
      <w:i/>
      <w:iCs/>
    </w:rPr>
  </w:style>
  <w:style w:type="paragraph" w:styleId="NoSpacing">
    <w:name w:val="No Spacing"/>
    <w:link w:val="NoSpacingChar"/>
    <w:uiPriority w:val="1"/>
    <w:rsid w:val="00BC46CB"/>
    <w:pPr>
      <w:spacing w:after="0" w:line="240" w:lineRule="auto"/>
    </w:pPr>
  </w:style>
  <w:style w:type="character" w:customStyle="1" w:styleId="NoSpacingChar">
    <w:name w:val="No Spacing Char"/>
    <w:basedOn w:val="DefaultParagraphFont"/>
    <w:link w:val="NoSpacing"/>
    <w:uiPriority w:val="1"/>
    <w:rsid w:val="00BC46CB"/>
  </w:style>
  <w:style w:type="paragraph" w:styleId="ListParagraph">
    <w:name w:val="List Paragraph"/>
    <w:basedOn w:val="Normal"/>
    <w:uiPriority w:val="34"/>
    <w:qFormat/>
    <w:rsid w:val="00BC46CB"/>
    <w:pPr>
      <w:ind w:left="720"/>
      <w:contextualSpacing/>
    </w:pPr>
  </w:style>
  <w:style w:type="paragraph" w:styleId="Quote">
    <w:name w:val="Quote"/>
    <w:basedOn w:val="Normal"/>
    <w:next w:val="Normal"/>
    <w:link w:val="QuoteChar"/>
    <w:uiPriority w:val="29"/>
    <w:rsid w:val="00BC46CB"/>
    <w:rPr>
      <w:i/>
      <w:iCs/>
      <w:color w:val="000000" w:themeColor="text1"/>
    </w:rPr>
  </w:style>
  <w:style w:type="character" w:customStyle="1" w:styleId="QuoteChar">
    <w:name w:val="Quote Char"/>
    <w:basedOn w:val="DefaultParagraphFont"/>
    <w:link w:val="Quote"/>
    <w:uiPriority w:val="29"/>
    <w:rsid w:val="00BC46CB"/>
    <w:rPr>
      <w:i/>
      <w:iCs/>
      <w:color w:val="000000" w:themeColor="text1"/>
    </w:rPr>
  </w:style>
  <w:style w:type="paragraph" w:styleId="IntenseQuote">
    <w:name w:val="Intense Quote"/>
    <w:basedOn w:val="Normal"/>
    <w:next w:val="Normal"/>
    <w:link w:val="IntenseQuoteChar"/>
    <w:uiPriority w:val="30"/>
    <w:rsid w:val="00BC46C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C46CB"/>
    <w:rPr>
      <w:b/>
      <w:bCs/>
      <w:i/>
      <w:iCs/>
      <w:color w:val="4472C4" w:themeColor="accent1"/>
    </w:rPr>
  </w:style>
  <w:style w:type="character" w:styleId="SubtleEmphasis">
    <w:name w:val="Subtle Emphasis"/>
    <w:basedOn w:val="DefaultParagraphFont"/>
    <w:uiPriority w:val="19"/>
    <w:rsid w:val="00BC46CB"/>
    <w:rPr>
      <w:i/>
      <w:iCs/>
      <w:color w:val="808080" w:themeColor="text1" w:themeTint="7F"/>
    </w:rPr>
  </w:style>
  <w:style w:type="character" w:styleId="IntenseEmphasis">
    <w:name w:val="Intense Emphasis"/>
    <w:basedOn w:val="DefaultParagraphFont"/>
    <w:uiPriority w:val="21"/>
    <w:rsid w:val="00BC46CB"/>
    <w:rPr>
      <w:b/>
      <w:bCs/>
      <w:i/>
      <w:iCs/>
      <w:color w:val="4472C4" w:themeColor="accent1"/>
    </w:rPr>
  </w:style>
  <w:style w:type="character" w:styleId="SubtleReference">
    <w:name w:val="Subtle Reference"/>
    <w:basedOn w:val="DefaultParagraphFont"/>
    <w:uiPriority w:val="31"/>
    <w:rsid w:val="00BC46CB"/>
    <w:rPr>
      <w:smallCaps/>
      <w:color w:val="ED7D31" w:themeColor="accent2"/>
      <w:u w:val="single"/>
    </w:rPr>
  </w:style>
  <w:style w:type="character" w:styleId="IntenseReference">
    <w:name w:val="Intense Reference"/>
    <w:basedOn w:val="DefaultParagraphFont"/>
    <w:uiPriority w:val="32"/>
    <w:rsid w:val="00BC46CB"/>
    <w:rPr>
      <w:b/>
      <w:bCs/>
      <w:smallCaps/>
      <w:color w:val="ED7D31" w:themeColor="accent2"/>
      <w:spacing w:val="5"/>
      <w:u w:val="single"/>
    </w:rPr>
  </w:style>
  <w:style w:type="character" w:styleId="BookTitle">
    <w:name w:val="Book Title"/>
    <w:basedOn w:val="DefaultParagraphFont"/>
    <w:uiPriority w:val="33"/>
    <w:rsid w:val="00BC46CB"/>
    <w:rPr>
      <w:b/>
      <w:bCs/>
      <w:smallCaps/>
      <w:spacing w:val="5"/>
    </w:rPr>
  </w:style>
  <w:style w:type="paragraph" w:styleId="TOCHeading">
    <w:name w:val="TOC Heading"/>
    <w:basedOn w:val="Heading1"/>
    <w:next w:val="Normal"/>
    <w:uiPriority w:val="39"/>
    <w:semiHidden/>
    <w:unhideWhenUsed/>
    <w:qFormat/>
    <w:rsid w:val="00BC46CB"/>
    <w:pPr>
      <w:outlineLvl w:val="9"/>
    </w:pPr>
  </w:style>
  <w:style w:type="paragraph" w:styleId="Header">
    <w:name w:val="header"/>
    <w:basedOn w:val="Normal"/>
    <w:link w:val="HeaderChar"/>
    <w:uiPriority w:val="99"/>
    <w:unhideWhenUsed/>
    <w:rsid w:val="00513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90F"/>
  </w:style>
  <w:style w:type="paragraph" w:styleId="Footer">
    <w:name w:val="footer"/>
    <w:basedOn w:val="Normal"/>
    <w:link w:val="FooterChar"/>
    <w:uiPriority w:val="99"/>
    <w:unhideWhenUsed/>
    <w:rsid w:val="00513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90F"/>
  </w:style>
  <w:style w:type="paragraph" w:customStyle="1" w:styleId="BigandBold">
    <w:name w:val="Big and Bold"/>
    <w:basedOn w:val="Normal"/>
    <w:rsid w:val="00313E51"/>
    <w:rPr>
      <w:rFonts w:cs="Arial"/>
      <w:sz w:val="36"/>
      <w:szCs w:val="36"/>
    </w:rPr>
  </w:style>
  <w:style w:type="paragraph" w:styleId="NormalWeb">
    <w:name w:val="Normal (Web)"/>
    <w:basedOn w:val="Normal"/>
    <w:uiPriority w:val="99"/>
    <w:semiHidden/>
    <w:unhideWhenUsed/>
    <w:rsid w:val="00367F06"/>
    <w:pPr>
      <w:spacing w:before="100" w:beforeAutospacing="1" w:after="100" w:afterAutospacing="1" w:line="240" w:lineRule="auto"/>
    </w:pPr>
    <w:rPr>
      <w:rFonts w:ascii="Times New Roman" w:hAnsi="Times New Roman" w:cs="Times New Roman"/>
      <w:szCs w:val="24"/>
    </w:rPr>
  </w:style>
  <w:style w:type="table" w:styleId="TableGrid">
    <w:name w:val="Table Grid"/>
    <w:basedOn w:val="TableNormal"/>
    <w:uiPriority w:val="39"/>
    <w:rsid w:val="005F1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E27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E27F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EE27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EE27F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2">
    <w:name w:val="Grid Table 4 Accent 2"/>
    <w:basedOn w:val="TableNormal"/>
    <w:uiPriority w:val="49"/>
    <w:rsid w:val="00EE27F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C57B9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CommentReference">
    <w:name w:val="annotation reference"/>
    <w:basedOn w:val="DefaultParagraphFont"/>
    <w:uiPriority w:val="99"/>
    <w:semiHidden/>
    <w:unhideWhenUsed/>
    <w:rsid w:val="00C57B9E"/>
    <w:rPr>
      <w:sz w:val="16"/>
      <w:szCs w:val="16"/>
    </w:rPr>
  </w:style>
  <w:style w:type="paragraph" w:styleId="CommentText">
    <w:name w:val="annotation text"/>
    <w:basedOn w:val="Normal"/>
    <w:link w:val="CommentTextChar"/>
    <w:uiPriority w:val="99"/>
    <w:unhideWhenUsed/>
    <w:rsid w:val="00C57B9E"/>
    <w:pPr>
      <w:spacing w:line="240" w:lineRule="auto"/>
    </w:pPr>
    <w:rPr>
      <w:sz w:val="20"/>
      <w:szCs w:val="20"/>
    </w:rPr>
  </w:style>
  <w:style w:type="character" w:customStyle="1" w:styleId="CommentTextChar">
    <w:name w:val="Comment Text Char"/>
    <w:basedOn w:val="DefaultParagraphFont"/>
    <w:link w:val="CommentText"/>
    <w:uiPriority w:val="99"/>
    <w:rsid w:val="00C57B9E"/>
    <w:rPr>
      <w:sz w:val="20"/>
      <w:szCs w:val="20"/>
    </w:rPr>
  </w:style>
  <w:style w:type="paragraph" w:styleId="CommentSubject">
    <w:name w:val="annotation subject"/>
    <w:basedOn w:val="CommentText"/>
    <w:next w:val="CommentText"/>
    <w:link w:val="CommentSubjectChar"/>
    <w:uiPriority w:val="99"/>
    <w:semiHidden/>
    <w:unhideWhenUsed/>
    <w:rsid w:val="00C57B9E"/>
    <w:rPr>
      <w:b/>
      <w:bCs/>
    </w:rPr>
  </w:style>
  <w:style w:type="character" w:customStyle="1" w:styleId="CommentSubjectChar">
    <w:name w:val="Comment Subject Char"/>
    <w:basedOn w:val="CommentTextChar"/>
    <w:link w:val="CommentSubject"/>
    <w:uiPriority w:val="99"/>
    <w:semiHidden/>
    <w:rsid w:val="00C57B9E"/>
    <w:rPr>
      <w:b/>
      <w:bCs/>
      <w:sz w:val="20"/>
      <w:szCs w:val="20"/>
    </w:rPr>
  </w:style>
  <w:style w:type="paragraph" w:styleId="BalloonText">
    <w:name w:val="Balloon Text"/>
    <w:basedOn w:val="Normal"/>
    <w:link w:val="BalloonTextChar"/>
    <w:uiPriority w:val="99"/>
    <w:semiHidden/>
    <w:unhideWhenUsed/>
    <w:rsid w:val="00C57B9E"/>
    <w:pPr>
      <w:spacing w:after="0" w:line="240" w:lineRule="auto"/>
    </w:pPr>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C57B9E"/>
    <w:rPr>
      <w:rFonts w:ascii="Times New Roman" w:hAnsi="Times New Roman" w:cs="Times New Roman"/>
      <w:sz w:val="26"/>
      <w:szCs w:val="26"/>
    </w:rPr>
  </w:style>
  <w:style w:type="character" w:styleId="Hyperlink">
    <w:name w:val="Hyperlink"/>
    <w:basedOn w:val="DefaultParagraphFont"/>
    <w:uiPriority w:val="99"/>
    <w:unhideWhenUsed/>
    <w:rsid w:val="001449CB"/>
    <w:rPr>
      <w:color w:val="0563C1" w:themeColor="hyperlink"/>
      <w:u w:val="single"/>
    </w:rPr>
  </w:style>
  <w:style w:type="character" w:customStyle="1" w:styleId="UnresolvedMention1">
    <w:name w:val="Unresolved Mention1"/>
    <w:basedOn w:val="DefaultParagraphFont"/>
    <w:uiPriority w:val="99"/>
    <w:rsid w:val="001449CB"/>
    <w:rPr>
      <w:color w:val="808080"/>
      <w:shd w:val="clear" w:color="auto" w:fill="E6E6E6"/>
    </w:rPr>
  </w:style>
  <w:style w:type="paragraph" w:styleId="Revision">
    <w:name w:val="Revision"/>
    <w:hidden/>
    <w:uiPriority w:val="99"/>
    <w:semiHidden/>
    <w:rsid w:val="00B758F7"/>
    <w:pPr>
      <w:spacing w:after="0" w:line="240" w:lineRule="auto"/>
    </w:pPr>
    <w:rPr>
      <w:rFonts w:ascii="Arial" w:hAnsi="Arial"/>
      <w:sz w:val="24"/>
    </w:rPr>
  </w:style>
  <w:style w:type="table" w:styleId="GridTable4-Accent1">
    <w:name w:val="Grid Table 4 Accent 1"/>
    <w:basedOn w:val="TableNormal"/>
    <w:uiPriority w:val="49"/>
    <w:rsid w:val="00C552E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3875">
      <w:bodyDiv w:val="1"/>
      <w:marLeft w:val="0"/>
      <w:marRight w:val="0"/>
      <w:marTop w:val="0"/>
      <w:marBottom w:val="0"/>
      <w:divBdr>
        <w:top w:val="none" w:sz="0" w:space="0" w:color="auto"/>
        <w:left w:val="none" w:sz="0" w:space="0" w:color="auto"/>
        <w:bottom w:val="none" w:sz="0" w:space="0" w:color="auto"/>
        <w:right w:val="none" w:sz="0" w:space="0" w:color="auto"/>
      </w:divBdr>
    </w:div>
    <w:div w:id="242030367">
      <w:bodyDiv w:val="1"/>
      <w:marLeft w:val="0"/>
      <w:marRight w:val="0"/>
      <w:marTop w:val="0"/>
      <w:marBottom w:val="0"/>
      <w:divBdr>
        <w:top w:val="none" w:sz="0" w:space="0" w:color="auto"/>
        <w:left w:val="none" w:sz="0" w:space="0" w:color="auto"/>
        <w:bottom w:val="none" w:sz="0" w:space="0" w:color="auto"/>
        <w:right w:val="none" w:sz="0" w:space="0" w:color="auto"/>
      </w:divBdr>
    </w:div>
    <w:div w:id="275409655">
      <w:bodyDiv w:val="1"/>
      <w:marLeft w:val="0"/>
      <w:marRight w:val="0"/>
      <w:marTop w:val="0"/>
      <w:marBottom w:val="0"/>
      <w:divBdr>
        <w:top w:val="none" w:sz="0" w:space="0" w:color="auto"/>
        <w:left w:val="none" w:sz="0" w:space="0" w:color="auto"/>
        <w:bottom w:val="none" w:sz="0" w:space="0" w:color="auto"/>
        <w:right w:val="none" w:sz="0" w:space="0" w:color="auto"/>
      </w:divBdr>
    </w:div>
    <w:div w:id="465659880">
      <w:bodyDiv w:val="1"/>
      <w:marLeft w:val="0"/>
      <w:marRight w:val="0"/>
      <w:marTop w:val="0"/>
      <w:marBottom w:val="0"/>
      <w:divBdr>
        <w:top w:val="none" w:sz="0" w:space="0" w:color="auto"/>
        <w:left w:val="none" w:sz="0" w:space="0" w:color="auto"/>
        <w:bottom w:val="none" w:sz="0" w:space="0" w:color="auto"/>
        <w:right w:val="none" w:sz="0" w:space="0" w:color="auto"/>
      </w:divBdr>
    </w:div>
    <w:div w:id="584800059">
      <w:bodyDiv w:val="1"/>
      <w:marLeft w:val="0"/>
      <w:marRight w:val="0"/>
      <w:marTop w:val="0"/>
      <w:marBottom w:val="0"/>
      <w:divBdr>
        <w:top w:val="none" w:sz="0" w:space="0" w:color="auto"/>
        <w:left w:val="none" w:sz="0" w:space="0" w:color="auto"/>
        <w:bottom w:val="none" w:sz="0" w:space="0" w:color="auto"/>
        <w:right w:val="none" w:sz="0" w:space="0" w:color="auto"/>
      </w:divBdr>
    </w:div>
    <w:div w:id="999620646">
      <w:bodyDiv w:val="1"/>
      <w:marLeft w:val="0"/>
      <w:marRight w:val="0"/>
      <w:marTop w:val="0"/>
      <w:marBottom w:val="0"/>
      <w:divBdr>
        <w:top w:val="none" w:sz="0" w:space="0" w:color="auto"/>
        <w:left w:val="none" w:sz="0" w:space="0" w:color="auto"/>
        <w:bottom w:val="none" w:sz="0" w:space="0" w:color="auto"/>
        <w:right w:val="none" w:sz="0" w:space="0" w:color="auto"/>
      </w:divBdr>
    </w:div>
    <w:div w:id="1080978919">
      <w:bodyDiv w:val="1"/>
      <w:marLeft w:val="0"/>
      <w:marRight w:val="0"/>
      <w:marTop w:val="0"/>
      <w:marBottom w:val="0"/>
      <w:divBdr>
        <w:top w:val="none" w:sz="0" w:space="0" w:color="auto"/>
        <w:left w:val="none" w:sz="0" w:space="0" w:color="auto"/>
        <w:bottom w:val="none" w:sz="0" w:space="0" w:color="auto"/>
        <w:right w:val="none" w:sz="0" w:space="0" w:color="auto"/>
      </w:divBdr>
    </w:div>
    <w:div w:id="1276673004">
      <w:bodyDiv w:val="1"/>
      <w:marLeft w:val="0"/>
      <w:marRight w:val="0"/>
      <w:marTop w:val="0"/>
      <w:marBottom w:val="0"/>
      <w:divBdr>
        <w:top w:val="none" w:sz="0" w:space="0" w:color="auto"/>
        <w:left w:val="none" w:sz="0" w:space="0" w:color="auto"/>
        <w:bottom w:val="none" w:sz="0" w:space="0" w:color="auto"/>
        <w:right w:val="none" w:sz="0" w:space="0" w:color="auto"/>
      </w:divBdr>
    </w:div>
    <w:div w:id="1490831651">
      <w:bodyDiv w:val="1"/>
      <w:marLeft w:val="0"/>
      <w:marRight w:val="0"/>
      <w:marTop w:val="0"/>
      <w:marBottom w:val="0"/>
      <w:divBdr>
        <w:top w:val="none" w:sz="0" w:space="0" w:color="auto"/>
        <w:left w:val="none" w:sz="0" w:space="0" w:color="auto"/>
        <w:bottom w:val="none" w:sz="0" w:space="0" w:color="auto"/>
        <w:right w:val="none" w:sz="0" w:space="0" w:color="auto"/>
      </w:divBdr>
    </w:div>
    <w:div w:id="1515149822">
      <w:bodyDiv w:val="1"/>
      <w:marLeft w:val="0"/>
      <w:marRight w:val="0"/>
      <w:marTop w:val="0"/>
      <w:marBottom w:val="0"/>
      <w:divBdr>
        <w:top w:val="none" w:sz="0" w:space="0" w:color="auto"/>
        <w:left w:val="none" w:sz="0" w:space="0" w:color="auto"/>
        <w:bottom w:val="none" w:sz="0" w:space="0" w:color="auto"/>
        <w:right w:val="none" w:sz="0" w:space="0" w:color="auto"/>
      </w:divBdr>
    </w:div>
    <w:div w:id="1626695263">
      <w:bodyDiv w:val="1"/>
      <w:marLeft w:val="0"/>
      <w:marRight w:val="0"/>
      <w:marTop w:val="0"/>
      <w:marBottom w:val="0"/>
      <w:divBdr>
        <w:top w:val="none" w:sz="0" w:space="0" w:color="auto"/>
        <w:left w:val="none" w:sz="0" w:space="0" w:color="auto"/>
        <w:bottom w:val="none" w:sz="0" w:space="0" w:color="auto"/>
        <w:right w:val="none" w:sz="0" w:space="0" w:color="auto"/>
      </w:divBdr>
    </w:div>
    <w:div w:id="1881285936">
      <w:bodyDiv w:val="1"/>
      <w:marLeft w:val="0"/>
      <w:marRight w:val="0"/>
      <w:marTop w:val="0"/>
      <w:marBottom w:val="0"/>
      <w:divBdr>
        <w:top w:val="none" w:sz="0" w:space="0" w:color="auto"/>
        <w:left w:val="none" w:sz="0" w:space="0" w:color="auto"/>
        <w:bottom w:val="none" w:sz="0" w:space="0" w:color="auto"/>
        <w:right w:val="none" w:sz="0" w:space="0" w:color="auto"/>
      </w:divBdr>
    </w:div>
    <w:div w:id="2104716234">
      <w:bodyDiv w:val="1"/>
      <w:marLeft w:val="0"/>
      <w:marRight w:val="0"/>
      <w:marTop w:val="0"/>
      <w:marBottom w:val="0"/>
      <w:divBdr>
        <w:top w:val="none" w:sz="0" w:space="0" w:color="auto"/>
        <w:left w:val="none" w:sz="0" w:space="0" w:color="auto"/>
        <w:bottom w:val="none" w:sz="0" w:space="0" w:color="auto"/>
        <w:right w:val="none" w:sz="0" w:space="0" w:color="auto"/>
      </w:divBdr>
    </w:div>
    <w:div w:id="2137065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George_Washington"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n.wikipedia.org/wiki/Thomas_Jeffers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spPr>
            <a:solidFill>
              <a:srgbClr val="666600"/>
            </a:solidFill>
            <a:ln>
              <a:noFill/>
            </a:ln>
            <a:effectLst/>
          </c:spPr>
          <c:invertIfNegative val="0"/>
          <c:cat>
            <c:numRef>
              <c:f>Sheet1!$A$1:$A$7</c:f>
              <c:numCache>
                <c:formatCode>General</c:formatCode>
                <c:ptCount val="7"/>
                <c:pt idx="0">
                  <c:v>2010</c:v>
                </c:pt>
                <c:pt idx="1">
                  <c:v>2011</c:v>
                </c:pt>
                <c:pt idx="2">
                  <c:v>2012</c:v>
                </c:pt>
                <c:pt idx="3">
                  <c:v>2013</c:v>
                </c:pt>
                <c:pt idx="4">
                  <c:v>2014</c:v>
                </c:pt>
                <c:pt idx="5">
                  <c:v>2015</c:v>
                </c:pt>
                <c:pt idx="6">
                  <c:v>2016</c:v>
                </c:pt>
              </c:numCache>
            </c:numRef>
          </c:cat>
          <c:val>
            <c:numRef>
              <c:f>Sheet1!$B$1:$B$7</c:f>
              <c:numCache>
                <c:formatCode>#,##0</c:formatCode>
                <c:ptCount val="7"/>
                <c:pt idx="0">
                  <c:v>2331237</c:v>
                </c:pt>
                <c:pt idx="1">
                  <c:v>2081722</c:v>
                </c:pt>
                <c:pt idx="2">
                  <c:v>2185447</c:v>
                </c:pt>
                <c:pt idx="3">
                  <c:v>2162998</c:v>
                </c:pt>
                <c:pt idx="4">
                  <c:v>2144808</c:v>
                </c:pt>
                <c:pt idx="5">
                  <c:v>2434297</c:v>
                </c:pt>
                <c:pt idx="6">
                  <c:v>2431231</c:v>
                </c:pt>
              </c:numCache>
            </c:numRef>
          </c:val>
          <c:extLst>
            <c:ext xmlns:c16="http://schemas.microsoft.com/office/drawing/2014/chart" uri="{C3380CC4-5D6E-409C-BE32-E72D297353CC}">
              <c16:uniqueId val="{00000000-6FC7-DE47-AE90-E5C58532A281}"/>
            </c:ext>
          </c:extLst>
        </c:ser>
        <c:dLbls>
          <c:showLegendKey val="0"/>
          <c:showVal val="0"/>
          <c:showCatName val="0"/>
          <c:showSerName val="0"/>
          <c:showPercent val="0"/>
          <c:showBubbleSize val="0"/>
        </c:dLbls>
        <c:gapWidth val="219"/>
        <c:overlap val="-27"/>
        <c:axId val="2028498464"/>
        <c:axId val="2028500160"/>
      </c:barChart>
      <c:catAx>
        <c:axId val="2028498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28500160"/>
        <c:crosses val="autoZero"/>
        <c:auto val="0"/>
        <c:lblAlgn val="ctr"/>
        <c:lblOffset val="100"/>
        <c:noMultiLvlLbl val="0"/>
      </c:catAx>
      <c:valAx>
        <c:axId val="2028500160"/>
        <c:scaling>
          <c:orientation val="minMax"/>
          <c:min val="2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28498464"/>
        <c:crosses val="autoZero"/>
        <c:crossBetween val="between"/>
        <c:majorUnit val="100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6666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file>

<file path=customXml/itemProps1.xml><?xml version="1.0" encoding="utf-8"?>
<ds:datastoreItem xmlns:ds="http://schemas.openxmlformats.org/officeDocument/2006/customXml" ds:itemID="{579263E0-A8C9-D940-9E65-E298AD25D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Joeckel III</dc:creator>
  <cp:keywords/>
  <dc:description/>
  <cp:lastModifiedBy>George Joeckel III</cp:lastModifiedBy>
  <cp:revision>2</cp:revision>
  <dcterms:created xsi:type="dcterms:W3CDTF">2022-08-17T21:22:00Z</dcterms:created>
  <dcterms:modified xsi:type="dcterms:W3CDTF">2022-08-17T21:22:00Z</dcterms:modified>
</cp:coreProperties>
</file>